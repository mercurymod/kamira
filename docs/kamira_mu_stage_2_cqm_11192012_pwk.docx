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281B9C" w14:textId="77777777" w:rsidR="00113616" w:rsidRDefault="007B061D">
      <w:r>
        <w:rPr>
          <w:noProof/>
        </w:rPr>
        <mc:AlternateContent>
          <mc:Choice Requires="wps">
            <w:drawing>
              <wp:anchor distT="0" distB="0" distL="114300" distR="114300" simplePos="0" relativeHeight="251667456" behindDoc="0" locked="1" layoutInCell="1" allowOverlap="1" wp14:anchorId="7C239906" wp14:editId="7CB27768">
                <wp:simplePos x="0" y="0"/>
                <wp:positionH relativeFrom="margin">
                  <wp:posOffset>1783080</wp:posOffset>
                </wp:positionH>
                <wp:positionV relativeFrom="margin">
                  <wp:posOffset>4173220</wp:posOffset>
                </wp:positionV>
                <wp:extent cx="3832225" cy="2368550"/>
                <wp:effectExtent l="0" t="0" r="0" b="0"/>
                <wp:wrapNone/>
                <wp:docPr id="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225" cy="2368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oc Author/Date"/>
                              <w:tag w:val="Enter Doc Author/Date"/>
                              <w:id w:val="-1195531744"/>
                            </w:sdtPr>
                            <w:sdtContent>
                              <w:p w14:paraId="439B01DE" w14:textId="77777777" w:rsidR="00A06775" w:rsidRDefault="00A06775" w:rsidP="007B061D">
                                <w:pPr>
                                  <w:pStyle w:val="DocAuthorDate"/>
                                </w:pPr>
                                <w:r>
                                  <w:br/>
                                  <w:t>November 2012</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9" o:spid="_x0000_s1026" type="#_x0000_t202" style="position:absolute;margin-left:140.4pt;margin-top:328.6pt;width:301.75pt;height:18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" filled="f" stroked="f">
                <v:textbox>
                  <w:txbxContent>
                    <w:sdt>
                      <w:sdtPr>
                        <w:alias w:val="Doc Author/Date"/>
                        <w:tag w:val="Enter Doc Author/Date"/>
                        <w:id w:val="-1195531744"/>
                      </w:sdtPr>
                      <w:sdtContent>
                        <w:p w14:paraId="439B01DE" w14:textId="77777777" w:rsidR="00362540" w:rsidRDefault="00362540" w:rsidP="007B061D">
                          <w:pPr>
                            <w:pStyle w:val="DocAuthorDate"/>
                          </w:pPr>
                          <w:r>
                            <w:br/>
                            <w:t>November 2012</w:t>
                          </w:r>
                        </w:p>
                      </w:sdtContent>
                    </w:sdt>
                  </w:txbxContent>
                </v:textbox>
                <w10:wrap anchorx="margin" anchory="margin"/>
                <w10:anchorlock/>
              </v:shape>
            </w:pict>
          </mc:Fallback>
        </mc:AlternateContent>
      </w:r>
      <w:r>
        <w:rPr>
          <w:noProof/>
        </w:rPr>
        <mc:AlternateContent>
          <mc:Choice Requires="wps">
            <w:drawing>
              <wp:anchor distT="0" distB="0" distL="114300" distR="114300" simplePos="0" relativeHeight="251665408" behindDoc="0" locked="1" layoutInCell="1" allowOverlap="1" wp14:anchorId="659BD747" wp14:editId="0423661F">
                <wp:simplePos x="0" y="0"/>
                <wp:positionH relativeFrom="margin">
                  <wp:posOffset>1828800</wp:posOffset>
                </wp:positionH>
                <wp:positionV relativeFrom="margin">
                  <wp:posOffset>3330575</wp:posOffset>
                </wp:positionV>
                <wp:extent cx="3832225" cy="898525"/>
                <wp:effectExtent l="0" t="0" r="0" b="0"/>
                <wp:wrapNone/>
                <wp:docPr id="2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225" cy="898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2AD9A" w14:textId="489C9405" w:rsidR="00A06775" w:rsidRPr="004453A3" w:rsidRDefault="00A06775" w:rsidP="007B061D">
                            <w:pPr>
                              <w:pStyle w:val="DocSubtitle"/>
                            </w:pPr>
                            <w:r>
                              <w:rPr>
                                <w:b w:val="0"/>
                                <w:bCs w:val="0"/>
                              </w:rPr>
                              <w:t>Complexity Analysis of Meaningful Use Stage 2 Ambulatory Clinical Quality Measures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8" o:spid="_x0000_s1027" type="#_x0000_t202" style="position:absolute;margin-left:2in;margin-top:262.25pt;width:301.75pt;height:7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" filled="f" stroked="f">
                <v:textbox>
                  <w:txbxContent>
                    <w:p w14:paraId="07F2AD9A" w14:textId="489C9405" w:rsidR="00DE280E" w:rsidRPr="004453A3" w:rsidRDefault="00DE280E" w:rsidP="007B061D">
                      <w:pPr>
                        <w:pStyle w:val="DocSubtitle"/>
                      </w:pPr>
                      <w:r>
                        <w:rPr>
                          <w:b w:val="0"/>
                          <w:bCs w:val="0"/>
                        </w:rPr>
                        <w:t>Complexity Analysis of Meaningful Use Stage 2 Ambulatory Clinical Quality Measures</w:t>
                      </w:r>
                    </w:p>
                  </w:txbxContent>
                </v:textbox>
                <w10:wrap anchorx="margin" anchory="margin"/>
                <w10:anchorlock/>
              </v:shape>
            </w:pict>
          </mc:Fallback>
        </mc:AlternateContent>
      </w:r>
      <w:r>
        <w:rPr>
          <w:noProof/>
        </w:rPr>
        <mc:AlternateContent>
          <mc:Choice Requires="wps">
            <w:drawing>
              <wp:anchor distT="0" distB="0" distL="114300" distR="114300" simplePos="0" relativeHeight="251663360" behindDoc="0" locked="0" layoutInCell="1" allowOverlap="1" wp14:anchorId="2D974D6C" wp14:editId="2081EB73">
                <wp:simplePos x="0" y="0"/>
                <wp:positionH relativeFrom="margin">
                  <wp:posOffset>1783080</wp:posOffset>
                </wp:positionH>
                <wp:positionV relativeFrom="margin">
                  <wp:posOffset>-91440</wp:posOffset>
                </wp:positionV>
                <wp:extent cx="3619500" cy="544830"/>
                <wp:effectExtent l="0" t="0" r="12700" b="13970"/>
                <wp:wrapNone/>
                <wp:docPr id="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insideH w:val="single" w:sz="4" w:space="0" w:color="auto"/>
                              </w:tblBorders>
                              <w:tblCellMar>
                                <w:left w:w="0" w:type="dxa"/>
                                <w:right w:w="0" w:type="dxa"/>
                              </w:tblCellMar>
                              <w:tblLook w:val="04A0" w:firstRow="1" w:lastRow="0" w:firstColumn="1" w:lastColumn="0" w:noHBand="0" w:noVBand="1"/>
                            </w:tblPr>
                            <w:tblGrid>
                              <w:gridCol w:w="3780"/>
                            </w:tblGrid>
                            <w:tr w:rsidR="00A06775" w:rsidRPr="00714676" w14:paraId="2D9AC8AC" w14:textId="77777777" w:rsidTr="004D17D8">
                              <w:trPr>
                                <w:trHeight w:val="181"/>
                              </w:trPr>
                              <w:tc>
                                <w:tcPr>
                                  <w:tcW w:w="3780" w:type="dxa"/>
                                </w:tcPr>
                                <w:p w14:paraId="1E549311" w14:textId="77777777" w:rsidR="00A06775" w:rsidRPr="00D40047" w:rsidRDefault="00A06775" w:rsidP="004D17D8">
                                  <w:pPr>
                                    <w:rPr>
                                      <w:rStyle w:val="DocumentNumber"/>
                                    </w:rPr>
                                  </w:pPr>
                                </w:p>
                              </w:tc>
                            </w:tr>
                            <w:tr w:rsidR="00A06775" w:rsidRPr="00714676" w14:paraId="7BC37B5A" w14:textId="77777777" w:rsidTr="004D17D8">
                              <w:trPr>
                                <w:trHeight w:val="288"/>
                              </w:trPr>
                              <w:tc>
                                <w:tcPr>
                                  <w:tcW w:w="3780" w:type="dxa"/>
                                  <w:vAlign w:val="center"/>
                                </w:tcPr>
                                <w:p w14:paraId="26112BA1" w14:textId="77777777" w:rsidR="00A06775" w:rsidRPr="00D40047" w:rsidRDefault="00A06775" w:rsidP="004D17D8">
                                  <w:pPr>
                                    <w:rPr>
                                      <w:rStyle w:val="DocumentNumber"/>
                                    </w:rPr>
                                  </w:pPr>
                                </w:p>
                              </w:tc>
                            </w:tr>
                          </w:tbl>
                          <w:p w14:paraId="156030EC" w14:textId="77777777" w:rsidR="00A06775" w:rsidRPr="00503EB5" w:rsidRDefault="00A06775" w:rsidP="007B061D"/>
                          <w:p w14:paraId="26417FB7" w14:textId="77777777" w:rsidR="00A06775" w:rsidRDefault="00A06775" w:rsidP="007B061D"/>
                          <w:p w14:paraId="39CD48E0" w14:textId="77777777" w:rsidR="00A06775" w:rsidRDefault="00A06775" w:rsidP="007B061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8" type="#_x0000_t202" style="position:absolute;margin-left:140.4pt;margin-top:-7.15pt;width:285pt;height:4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" filled="f" stroked="f">
                <v:textbox inset="0,0,0,0">
                  <w:txbxContent>
                    <w:tbl>
                      <w:tblPr>
                        <w:tblW w:w="0" w:type="auto"/>
                        <w:tblBorders>
                          <w:insideH w:val="single" w:sz="4" w:space="0" w:color="auto"/>
                        </w:tblBorders>
                        <w:tblCellMar>
                          <w:left w:w="0" w:type="dxa"/>
                          <w:right w:w="0" w:type="dxa"/>
                        </w:tblCellMar>
                        <w:tblLook w:val="04A0" w:firstRow="1" w:lastRow="0" w:firstColumn="1" w:lastColumn="0" w:noHBand="0" w:noVBand="1"/>
                      </w:tblPr>
                      <w:tblGrid>
                        <w:gridCol w:w="3780"/>
                      </w:tblGrid>
                      <w:tr w:rsidR="00A06775" w:rsidRPr="00714676" w14:paraId="2D9AC8AC" w14:textId="77777777" w:rsidTr="004D17D8">
                        <w:trPr>
                          <w:trHeight w:val="181"/>
                        </w:trPr>
                        <w:tc>
                          <w:tcPr>
                            <w:tcW w:w="3780" w:type="dxa"/>
                          </w:tcPr>
                          <w:p w14:paraId="1E549311" w14:textId="77777777" w:rsidR="00A06775" w:rsidRPr="00D40047" w:rsidRDefault="00A06775" w:rsidP="004D17D8">
                            <w:pPr>
                              <w:rPr>
                                <w:rStyle w:val="DocumentNumber"/>
                              </w:rPr>
                            </w:pPr>
                          </w:p>
                        </w:tc>
                      </w:tr>
                      <w:tr w:rsidR="00A06775" w:rsidRPr="00714676" w14:paraId="7BC37B5A" w14:textId="77777777" w:rsidTr="004D17D8">
                        <w:trPr>
                          <w:trHeight w:val="288"/>
                        </w:trPr>
                        <w:tc>
                          <w:tcPr>
                            <w:tcW w:w="3780" w:type="dxa"/>
                            <w:vAlign w:val="center"/>
                          </w:tcPr>
                          <w:p w14:paraId="26112BA1" w14:textId="77777777" w:rsidR="00A06775" w:rsidRPr="00D40047" w:rsidRDefault="00A06775" w:rsidP="004D17D8">
                            <w:pPr>
                              <w:rPr>
                                <w:rStyle w:val="DocumentNumber"/>
                              </w:rPr>
                            </w:pPr>
                          </w:p>
                        </w:tc>
                      </w:tr>
                    </w:tbl>
                    <w:p w14:paraId="156030EC" w14:textId="77777777" w:rsidR="00A06775" w:rsidRPr="00503EB5" w:rsidRDefault="00A06775" w:rsidP="007B061D"/>
                    <w:p w14:paraId="26417FB7" w14:textId="77777777" w:rsidR="00A06775" w:rsidRDefault="00A06775" w:rsidP="007B061D"/>
                    <w:p w14:paraId="39CD48E0" w14:textId="77777777" w:rsidR="00A06775" w:rsidRDefault="00A06775" w:rsidP="007B061D"/>
                  </w:txbxContent>
                </v:textbox>
                <w10:wrap anchorx="margin" anchory="margin"/>
              </v:shape>
            </w:pict>
          </mc:Fallback>
        </mc:AlternateContent>
      </w:r>
      <w:r>
        <w:rPr>
          <w:noProof/>
        </w:rPr>
        <mc:AlternateContent>
          <mc:Choice Requires="wps">
            <w:drawing>
              <wp:anchor distT="0" distB="0" distL="114299" distR="114299" simplePos="0" relativeHeight="251661312" behindDoc="0" locked="1" layoutInCell="0" allowOverlap="1" wp14:anchorId="33324BA2" wp14:editId="2B8C49D0">
                <wp:simplePos x="0" y="0"/>
                <wp:positionH relativeFrom="margin">
                  <wp:posOffset>1736725</wp:posOffset>
                </wp:positionH>
                <wp:positionV relativeFrom="margin">
                  <wp:posOffset>-157480</wp:posOffset>
                </wp:positionV>
                <wp:extent cx="0" cy="7694295"/>
                <wp:effectExtent l="0" t="0" r="25400" b="27305"/>
                <wp:wrapNone/>
                <wp:docPr id="3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94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32" o:spid="_x0000_s1026" type="#_x0000_t32" style="position:absolute;margin-left:136.75pt;margin-top:-12.35pt;width:0;height:605.85pt;z-index:251661312;visibility:visible;mso-wrap-style:square;mso-width-percent:0;mso-height-percent:0;mso-wrap-distance-left:114299emu;mso-wrap-distance-top:0;mso-wrap-distance-right:114299emu;mso-wrap-distance-bottom:0;mso-position-horizontal:absolute;mso-position-horizontal-relative:margin;mso-position-vertical:absolute;mso-position-vertical-relative:margin;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" o:allowincell="f">
                <w10:wrap anchorx="margin" anchory="margin"/>
                <w10:anchorlock/>
              </v:shape>
            </w:pict>
          </mc:Fallback>
        </mc:AlternateContent>
      </w:r>
      <w:r>
        <w:rPr>
          <w:noProof/>
        </w:rPr>
        <mc:AlternateContent>
          <mc:Choice Requires="wps">
            <w:drawing>
              <wp:anchor distT="0" distB="0" distL="114300" distR="114300" simplePos="0" relativeHeight="251659264" behindDoc="0" locked="1" layoutInCell="1" allowOverlap="1" wp14:anchorId="3FF880BC" wp14:editId="118C3BD3">
                <wp:simplePos x="0" y="0"/>
                <wp:positionH relativeFrom="margin">
                  <wp:posOffset>1828800</wp:posOffset>
                </wp:positionH>
                <wp:positionV relativeFrom="margin">
                  <wp:posOffset>228600</wp:posOffset>
                </wp:positionV>
                <wp:extent cx="3657600" cy="3314700"/>
                <wp:effectExtent l="0" t="0" r="0" b="12700"/>
                <wp:wrapNone/>
                <wp:docPr id="3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1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4FC5B" w14:textId="1FD2531B" w:rsidR="00A06775" w:rsidRDefault="00A06775" w:rsidP="007B061D">
                            <w:pPr>
                              <w:pStyle w:val="Title"/>
                              <w:rPr>
                                <w:b/>
                                <w:bCs/>
                              </w:rPr>
                            </w:pPr>
                            <w:r w:rsidRPr="0007574D">
                              <w:rPr>
                                <w:b/>
                                <w:bCs/>
                                <w:noProof/>
                              </w:rPr>
                              <w:drawing>
                                <wp:inline distT="0" distB="0" distL="0" distR="0" wp14:anchorId="62CB083A" wp14:editId="2CCAA628">
                                  <wp:extent cx="3110593" cy="994765"/>
                                  <wp:effectExtent l="0" t="0" r="0" b="0"/>
                                  <wp:docPr id="2" name="Picture 1" descr="kami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amira_logo.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12444" cy="995357"/>
                                          </a:xfrm>
                                          <a:prstGeom prst="rect">
                                            <a:avLst/>
                                          </a:prstGeom>
                                        </pic:spPr>
                                      </pic:pic>
                                    </a:graphicData>
                                  </a:graphic>
                                </wp:inline>
                              </w:drawing>
                            </w:r>
                          </w:p>
                          <w:p w14:paraId="529BD943" w14:textId="39E76287" w:rsidR="00A06775" w:rsidRPr="00000CA3" w:rsidRDefault="00A06775" w:rsidP="007B061D">
                            <w:pPr>
                              <w:pStyle w:val="Title"/>
                              <w:rPr>
                                <w:b/>
                                <w:bCs/>
                              </w:rPr>
                            </w:pPr>
                            <w:r>
                              <w:rPr>
                                <w:b/>
                                <w:bCs/>
                              </w:rPr>
                              <w:t>An Open Source Clinical Quality Measure</w:t>
                            </w:r>
                            <w:r w:rsidRPr="007B061D">
                              <w:rPr>
                                <w:b/>
                                <w:bCs/>
                              </w:rPr>
                              <w:t xml:space="preserve"> </w:t>
                            </w:r>
                            <w:r>
                              <w:rPr>
                                <w:b/>
                                <w:bCs/>
                              </w:rPr>
                              <w:t>Modeling Framework</w:t>
                            </w:r>
                          </w:p>
                          <w:p w14:paraId="3FEAB2F6" w14:textId="77777777" w:rsidR="00A06775" w:rsidRDefault="00A06775" w:rsidP="007B061D">
                            <w:pPr>
                              <w:pStyle w:val="DocTitl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9" type="#_x0000_t202" style="position:absolute;margin-left:2in;margin-top:18pt;width:4in;height:2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" filled="f" stroked="f">
                <v:textbox>
                  <w:txbxContent>
                    <w:p w14:paraId="64F4FC5B" w14:textId="1FD2531B" w:rsidR="00DE280E" w:rsidRDefault="00DE280E" w:rsidP="007B061D">
                      <w:pPr>
                        <w:pStyle w:val="Title"/>
                        <w:rPr>
                          <w:b/>
                          <w:bCs/>
                        </w:rPr>
                      </w:pPr>
                      <w:r w:rsidRPr="0007574D">
                        <w:rPr>
                          <w:b/>
                          <w:bCs/>
                          <w:noProof/>
                        </w:rPr>
                        <w:drawing>
                          <wp:inline distT="0" distB="0" distL="0" distR="0" wp14:anchorId="62CB083A" wp14:editId="2CCAA628">
                            <wp:extent cx="3110593" cy="994765"/>
                            <wp:effectExtent l="0" t="0" r="0" b="0"/>
                            <wp:docPr id="2" name="Picture 1" descr="kamir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amira_logo.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12444" cy="995357"/>
                                    </a:xfrm>
                                    <a:prstGeom prst="rect">
                                      <a:avLst/>
                                    </a:prstGeom>
                                  </pic:spPr>
                                </pic:pic>
                              </a:graphicData>
                            </a:graphic>
                          </wp:inline>
                        </w:drawing>
                      </w:r>
                    </w:p>
                    <w:p w14:paraId="529BD943" w14:textId="39E76287" w:rsidR="00DE280E" w:rsidRPr="00000CA3" w:rsidRDefault="00DE280E" w:rsidP="007B061D">
                      <w:pPr>
                        <w:pStyle w:val="Title"/>
                        <w:rPr>
                          <w:b/>
                          <w:bCs/>
                        </w:rPr>
                      </w:pPr>
                      <w:r>
                        <w:rPr>
                          <w:b/>
                          <w:bCs/>
                        </w:rPr>
                        <w:t>An Open Source Clinical Quality Measure</w:t>
                      </w:r>
                      <w:r w:rsidRPr="007B061D">
                        <w:rPr>
                          <w:b/>
                          <w:bCs/>
                        </w:rPr>
                        <w:t xml:space="preserve"> </w:t>
                      </w:r>
                      <w:r>
                        <w:rPr>
                          <w:b/>
                          <w:bCs/>
                        </w:rPr>
                        <w:t>Modeling Framework</w:t>
                      </w:r>
                    </w:p>
                    <w:p w14:paraId="3FEAB2F6" w14:textId="77777777" w:rsidR="00DE280E" w:rsidRDefault="00DE280E" w:rsidP="007B061D">
                      <w:pPr>
                        <w:pStyle w:val="DocTitle"/>
                      </w:pPr>
                    </w:p>
                  </w:txbxContent>
                </v:textbox>
                <w10:wrap anchorx="margin" anchory="margin"/>
                <w10:anchorlock/>
              </v:shape>
            </w:pict>
          </mc:Fallback>
        </mc:AlternateContent>
      </w:r>
    </w:p>
    <w:p w14:paraId="32B7DF8D" w14:textId="77777777" w:rsidR="00113616" w:rsidRPr="00113616" w:rsidRDefault="00113616" w:rsidP="00113616"/>
    <w:p w14:paraId="530800AF" w14:textId="77777777" w:rsidR="00113616" w:rsidRPr="00113616" w:rsidRDefault="00113616" w:rsidP="00113616"/>
    <w:p w14:paraId="750F18F4" w14:textId="77777777" w:rsidR="00113616" w:rsidRPr="00113616" w:rsidRDefault="00113616" w:rsidP="00113616"/>
    <w:p w14:paraId="5F3D519C" w14:textId="77777777" w:rsidR="00113616" w:rsidRPr="00113616" w:rsidRDefault="00113616" w:rsidP="00113616"/>
    <w:p w14:paraId="4E70A902" w14:textId="77777777" w:rsidR="00113616" w:rsidRPr="00113616" w:rsidRDefault="00113616" w:rsidP="00113616"/>
    <w:p w14:paraId="53109BAD" w14:textId="77777777" w:rsidR="00113616" w:rsidRPr="00113616" w:rsidRDefault="00113616" w:rsidP="00113616"/>
    <w:p w14:paraId="3F310F8B" w14:textId="77777777" w:rsidR="00113616" w:rsidRDefault="00113616" w:rsidP="00113616">
      <w:r w:rsidRPr="00503EB5">
        <w:rPr>
          <w:noProof/>
        </w:rPr>
        <w:drawing>
          <wp:inline distT="0" distB="0" distL="0" distR="0" wp14:anchorId="4284E6D9" wp14:editId="7F98FD74">
            <wp:extent cx="800100" cy="276225"/>
            <wp:effectExtent l="0" t="0" r="0" b="0"/>
            <wp:docPr id="3" name="Picture 4"/>
            <wp:cNvGraphicFramePr/>
            <a:graphic xmlns:a="http://schemas.openxmlformats.org/drawingml/2006/main">
              <a:graphicData uri="http://schemas.openxmlformats.org/drawingml/2006/picture">
                <pic:pic xmlns:pic="http://schemas.openxmlformats.org/drawingml/2006/picture">
                  <pic:nvPicPr>
                    <pic:cNvPr id="1" name="Picture 5" descr="mitre-logo"/>
                    <pic:cNvPicPr>
                      <a:picLocks noChangeAspect="1" noChangeArrowheads="1"/>
                    </pic:cNvPicPr>
                  </pic:nvPicPr>
                  <pic:blipFill>
                    <a:blip r:embed="rId10"/>
                    <a:srcRect/>
                    <a:stretch>
                      <a:fillRect/>
                    </a:stretch>
                  </pic:blipFill>
                  <pic:spPr bwMode="auto">
                    <a:xfrm>
                      <a:off x="0" y="0"/>
                      <a:ext cx="800100" cy="276225"/>
                    </a:xfrm>
                    <a:prstGeom prst="rect">
                      <a:avLst/>
                    </a:prstGeom>
                    <a:noFill/>
                    <a:ln w="9525">
                      <a:noFill/>
                      <a:miter lim="800000"/>
                      <a:headEnd/>
                      <a:tailEnd/>
                    </a:ln>
                  </pic:spPr>
                </pic:pic>
              </a:graphicData>
            </a:graphic>
          </wp:inline>
        </w:drawing>
      </w:r>
    </w:p>
    <w:p w14:paraId="3AF46DCF" w14:textId="77777777" w:rsidR="009B2402" w:rsidRDefault="009B2402" w:rsidP="00113616">
      <w:pPr>
        <w:ind w:firstLine="720"/>
        <w:sectPr w:rsidR="009B2402" w:rsidSect="00EE3568">
          <w:footerReference w:type="even" r:id="rId11"/>
          <w:footerReference w:type="default" r:id="rId12"/>
          <w:headerReference w:type="first" r:id="rId13"/>
          <w:pgSz w:w="12240" w:h="15840"/>
          <w:pgMar w:top="1440" w:right="1800" w:bottom="1440" w:left="1800" w:header="720" w:footer="720" w:gutter="0"/>
          <w:pgNumType w:fmt="lowerRoman"/>
          <w:cols w:space="720"/>
          <w:titlePg/>
          <w:docGrid w:linePitch="360"/>
        </w:sectPr>
      </w:pPr>
    </w:p>
    <w:p w14:paraId="0F0EA4FF" w14:textId="6C389485" w:rsidR="00B643D2" w:rsidRDefault="00E07E7D" w:rsidP="00B643D2">
      <w:r>
        <w:lastRenderedPageBreak/>
        <w:t xml:space="preserve">Meaningful Use is an HHS </w:t>
      </w:r>
      <w:r w:rsidRPr="00E07E7D">
        <w:t xml:space="preserve">program tasked with </w:t>
      </w:r>
      <w:del w:id="0" w:author="Peter K" w:date="2012-11-20T00:18:00Z">
        <w:r w:rsidRPr="00E07E7D" w:rsidDel="009056C4">
          <w:delText>the promotion of</w:delText>
        </w:r>
      </w:del>
      <w:ins w:id="1" w:author="Peter K" w:date="2012-11-20T00:18:00Z">
        <w:r w:rsidR="009056C4">
          <w:t>promoting</w:t>
        </w:r>
      </w:ins>
      <w:r w:rsidRPr="00E07E7D">
        <w:t xml:space="preserve"> the </w:t>
      </w:r>
      <w:ins w:id="2" w:author="Peter K" w:date="2012-11-20T00:18:00Z">
        <w:r w:rsidR="009056C4">
          <w:t xml:space="preserve">use </w:t>
        </w:r>
      </w:ins>
      <w:del w:id="3" w:author="Peter K" w:date="2012-11-20T00:18:00Z">
        <w:r w:rsidRPr="00E07E7D" w:rsidDel="009056C4">
          <w:delText xml:space="preserve">spread </w:delText>
        </w:r>
      </w:del>
      <w:r w:rsidRPr="00E07E7D">
        <w:t xml:space="preserve">of electronic health records to improve health care in the United </w:t>
      </w:r>
      <w:r>
        <w:t xml:space="preserve">States.  </w:t>
      </w:r>
      <w:r w:rsidRPr="00E07E7D">
        <w:t xml:space="preserve">The Health Information Technology for Economic and Clinical Health (HITECH) Act provides the Department of Health &amp; Human Services (HHS) with the authority to establish programs to improve health care quality, safety, and efficiency through the promotion of health IT, including </w:t>
      </w:r>
      <w:r>
        <w:t>E</w:t>
      </w:r>
      <w:r w:rsidRPr="00E07E7D">
        <w:t xml:space="preserve">lectronic </w:t>
      </w:r>
      <w:r>
        <w:t>H</w:t>
      </w:r>
      <w:r w:rsidRPr="00E07E7D">
        <w:t xml:space="preserve">ealth </w:t>
      </w:r>
      <w:r>
        <w:t>R</w:t>
      </w:r>
      <w:r w:rsidRPr="00E07E7D">
        <w:t xml:space="preserve">ecords </w:t>
      </w:r>
      <w:r>
        <w:t>(EHRs</w:t>
      </w:r>
      <w:r w:rsidR="00952597">
        <w:t xml:space="preserve">).  </w:t>
      </w:r>
      <w:r>
        <w:t>The goal of Meaningful U</w:t>
      </w:r>
      <w:r w:rsidR="00B643D2">
        <w:t xml:space="preserve">se is to improve the quality of health care in the Unites States by increasing </w:t>
      </w:r>
      <w:commentRangeStart w:id="4"/>
      <w:r w:rsidR="00B643D2">
        <w:t>the use of EHRs</w:t>
      </w:r>
      <w:commentRangeEnd w:id="4"/>
      <w:r w:rsidR="009056C4">
        <w:rPr>
          <w:rStyle w:val="CommentReference"/>
        </w:rPr>
        <w:commentReference w:id="4"/>
      </w:r>
      <w:r w:rsidR="00B643D2">
        <w:t xml:space="preserve">. As part of </w:t>
      </w:r>
      <w:r w:rsidR="00952597">
        <w:t xml:space="preserve">the MU programs, </w:t>
      </w:r>
      <w:r w:rsidR="00B643D2">
        <w:t xml:space="preserve">Clinical Quality Measures (CQMs) are tools to </w:t>
      </w:r>
      <w:r w:rsidR="00952597">
        <w:t xml:space="preserve">evaluate the </w:t>
      </w:r>
      <w:r w:rsidR="00B643D2">
        <w:t>processes and outcomes</w:t>
      </w:r>
      <w:r w:rsidR="00952597">
        <w:t xml:space="preserve"> of healthcare providers</w:t>
      </w:r>
      <w:r w:rsidR="00B643D2">
        <w:t xml:space="preserve">, focusing on effective, safe, efficient, patient-centered, equitable, and timely care. </w:t>
      </w:r>
      <w:commentRangeStart w:id="5"/>
      <w:r>
        <w:t xml:space="preserve">Considerations for linking </w:t>
      </w:r>
      <w:commentRangeEnd w:id="5"/>
      <w:r w:rsidR="0058694B">
        <w:rPr>
          <w:rStyle w:val="CommentReference"/>
        </w:rPr>
        <w:commentReference w:id="5"/>
      </w:r>
      <w:r w:rsidR="00B643D2">
        <w:t>CQMs</w:t>
      </w:r>
      <w:r>
        <w:t xml:space="preserve"> results </w:t>
      </w:r>
      <w:r w:rsidR="00952597">
        <w:t>with</w:t>
      </w:r>
      <w:r w:rsidR="00B643D2">
        <w:t xml:space="preserve"> Pay for Performance (P4P) </w:t>
      </w:r>
      <w:r>
        <w:t xml:space="preserve">programs </w:t>
      </w:r>
      <w:r w:rsidR="00952597">
        <w:t>could</w:t>
      </w:r>
      <w:r w:rsidR="00B643D2">
        <w:t xml:space="preserve"> result in healthier outcomes for patients </w:t>
      </w:r>
      <w:r w:rsidR="00952597">
        <w:t xml:space="preserve">with </w:t>
      </w:r>
      <w:r w:rsidR="00B643D2">
        <w:t>a decrease in costs.</w:t>
      </w:r>
    </w:p>
    <w:p w14:paraId="3FDC7532" w14:textId="77777777" w:rsidR="00B643D2" w:rsidRDefault="00B643D2" w:rsidP="00B643D2"/>
    <w:p w14:paraId="0788DF9A" w14:textId="3F9DB1E8" w:rsidR="00B643D2" w:rsidRDefault="00B643D2" w:rsidP="00B643D2">
      <w:r>
        <w:t xml:space="preserve">In order for CQMs </w:t>
      </w:r>
      <w:r w:rsidR="00E07E7D">
        <w:t xml:space="preserve">to be effective metrics used in </w:t>
      </w:r>
      <w:r>
        <w:t xml:space="preserve">P4P </w:t>
      </w:r>
      <w:r w:rsidR="00E07E7D">
        <w:t>programs</w:t>
      </w:r>
      <w:r>
        <w:t xml:space="preserve">, </w:t>
      </w:r>
      <w:del w:id="6" w:author="Peter K" w:date="2012-11-20T00:23:00Z">
        <w:r w:rsidR="00E07E7D" w:rsidDel="00F80260">
          <w:delText xml:space="preserve">they </w:delText>
        </w:r>
      </w:del>
      <w:ins w:id="7" w:author="Peter K" w:date="2012-11-20T00:23:00Z">
        <w:r w:rsidR="00F80260">
          <w:t>there</w:t>
        </w:r>
        <w:r w:rsidR="00F80260">
          <w:t xml:space="preserve"> </w:t>
        </w:r>
      </w:ins>
      <w:r w:rsidR="00E07E7D">
        <w:t xml:space="preserve">should </w:t>
      </w:r>
      <w:del w:id="8" w:author="Peter K" w:date="2012-11-20T00:23:00Z">
        <w:r w:rsidR="00E07E7D" w:rsidDel="00F80260">
          <w:delText xml:space="preserve">provide </w:delText>
        </w:r>
      </w:del>
      <w:ins w:id="9" w:author="Peter K" w:date="2012-11-20T00:23:00Z">
        <w:r w:rsidR="00F80260">
          <w:t>be</w:t>
        </w:r>
        <w:r w:rsidR="00F80260">
          <w:t xml:space="preserve"> </w:t>
        </w:r>
      </w:ins>
      <w:r w:rsidR="00E07E7D">
        <w:t>a</w:t>
      </w:r>
      <w:r>
        <w:t xml:space="preserve"> causal link between</w:t>
      </w:r>
      <w:ins w:id="10" w:author="Peter K" w:date="2012-11-20T00:24:00Z">
        <w:r w:rsidR="00F80260">
          <w:t xml:space="preserve"> the CQMs and</w:t>
        </w:r>
      </w:ins>
      <w:r>
        <w:t xml:space="preserve"> </w:t>
      </w:r>
      <w:r w:rsidR="00E07E7D">
        <w:t xml:space="preserve">both </w:t>
      </w:r>
      <w:r>
        <w:t xml:space="preserve">measurable improvements in </w:t>
      </w:r>
      <w:r w:rsidR="00E07E7D">
        <w:t>the quality of health</w:t>
      </w:r>
      <w:del w:id="11" w:author="Peter K" w:date="2012-11-20T00:24:00Z">
        <w:r w:rsidR="00E07E7D" w:rsidDel="00F80260">
          <w:delText>, with</w:delText>
        </w:r>
      </w:del>
      <w:ins w:id="12" w:author="Peter K" w:date="2012-11-20T00:24:00Z">
        <w:r w:rsidR="00F80260">
          <w:t xml:space="preserve"> and</w:t>
        </w:r>
      </w:ins>
      <w:r w:rsidR="00E07E7D">
        <w:t xml:space="preserve"> a reduction in the overall cost of care</w:t>
      </w:r>
      <w:r>
        <w:t xml:space="preserve">. </w:t>
      </w:r>
      <w:r w:rsidR="00E07E7D">
        <w:t xml:space="preserve"> To support this,</w:t>
      </w:r>
      <w:r>
        <w:t xml:space="preserve"> CQMs </w:t>
      </w:r>
      <w:r w:rsidR="00952597">
        <w:t>need</w:t>
      </w:r>
      <w:r w:rsidR="00E07E7D">
        <w:t xml:space="preserve"> to </w:t>
      </w:r>
      <w:r>
        <w:t xml:space="preserve">be designed </w:t>
      </w:r>
      <w:r w:rsidR="00E07E7D">
        <w:t>to allow for rapid implementation and testing in order to validate accuracy of CQM’s performance</w:t>
      </w:r>
      <w:r>
        <w:t xml:space="preserve">. </w:t>
      </w:r>
      <w:r w:rsidR="00E07E7D">
        <w:t xml:space="preserve"> </w:t>
      </w:r>
      <w:r>
        <w:t xml:space="preserve">The </w:t>
      </w:r>
      <w:r w:rsidR="00E07E7D">
        <w:t xml:space="preserve">overall </w:t>
      </w:r>
      <w:r>
        <w:t>design</w:t>
      </w:r>
      <w:r w:rsidR="00E07E7D">
        <w:t xml:space="preserve"> of CQMs</w:t>
      </w:r>
      <w:r>
        <w:t xml:space="preserve"> is based on the clinical experience </w:t>
      </w:r>
      <w:r w:rsidR="00E07E7D">
        <w:t>and findings of healthcare experts.  However, CQM development processes lack rigorous considerations of the complexity of the CQM algorithmic logic</w:t>
      </w:r>
      <w:r>
        <w:t xml:space="preserve">. In particular, high complexity in </w:t>
      </w:r>
      <w:r w:rsidR="00E07E7D">
        <w:t xml:space="preserve">the MU Stage 2 CQM </w:t>
      </w:r>
      <w:r>
        <w:t>specification</w:t>
      </w:r>
      <w:r w:rsidR="00E07E7D">
        <w:t xml:space="preserve">s </w:t>
      </w:r>
      <w:r>
        <w:t xml:space="preserve">will </w:t>
      </w:r>
      <w:r w:rsidR="00E07E7D">
        <w:t xml:space="preserve">likely </w:t>
      </w:r>
      <w:r>
        <w:t xml:space="preserve">lead </w:t>
      </w:r>
      <w:r w:rsidR="00E07E7D">
        <w:t xml:space="preserve">to significant effort to implement and test in EHR systems.  This will </w:t>
      </w:r>
      <w:r>
        <w:t xml:space="preserve">lead to increased implementation times, increased likelihood of </w:t>
      </w:r>
      <w:r w:rsidR="00E07E7D">
        <w:t>software errors</w:t>
      </w:r>
      <w:r>
        <w:t>, increased difficulty in testing</w:t>
      </w:r>
      <w:r w:rsidR="00E07E7D">
        <w:t>, and an increased cost in EHR products integrating these overly complex CQMs</w:t>
      </w:r>
      <w:r>
        <w:t>.</w:t>
      </w:r>
    </w:p>
    <w:p w14:paraId="28F6C1A8" w14:textId="77777777" w:rsidR="00B643D2" w:rsidRDefault="00B643D2" w:rsidP="00B643D2"/>
    <w:p w14:paraId="1D70120A" w14:textId="729B1E60" w:rsidR="00B643D2" w:rsidRDefault="00B643D2" w:rsidP="00B643D2">
      <w:r>
        <w:t>MITRE believes that examining and maximizing the quality of CQMs is critical to achiev</w:t>
      </w:r>
      <w:r w:rsidR="00E07E7D">
        <w:t>ing transformational performance in both quality and c</w:t>
      </w:r>
      <w:r w:rsidR="00952597">
        <w:t>ost in the US healthcare syste</w:t>
      </w:r>
      <w:ins w:id="13" w:author="Peter K" w:date="2012-11-19T23:53:00Z">
        <w:r w:rsidR="0037011D">
          <w:t>m</w:t>
        </w:r>
      </w:ins>
      <w:del w:id="14" w:author="Peter K" w:date="2012-11-20T00:26:00Z">
        <w:r w:rsidR="00952597" w:rsidDel="00D85C4A">
          <w:delText>s</w:delText>
        </w:r>
      </w:del>
      <w:r w:rsidR="00E07E7D">
        <w:t>.  MITRE has</w:t>
      </w:r>
      <w:r>
        <w:t xml:space="preserve"> </w:t>
      </w:r>
      <w:r w:rsidR="00E07E7D">
        <w:t xml:space="preserve">invested in an </w:t>
      </w:r>
      <w:r>
        <w:t xml:space="preserve">internally funded research project to examine </w:t>
      </w:r>
      <w:del w:id="15" w:author="Peter K" w:date="2012-11-20T00:26:00Z">
        <w:r w:rsidDel="00372142">
          <w:delText xml:space="preserve">the questions surrounding </w:delText>
        </w:r>
      </w:del>
      <w:r>
        <w:t>how the quality of CQMs can be measured and improved</w:t>
      </w:r>
      <w:r w:rsidR="00E07E7D">
        <w:t xml:space="preserve">, </w:t>
      </w:r>
      <w:r w:rsidR="00952597">
        <w:t>“</w:t>
      </w:r>
      <w:r w:rsidR="00E07E7D" w:rsidRPr="0007574D">
        <w:rPr>
          <w:i/>
        </w:rPr>
        <w:t>Kamira</w:t>
      </w:r>
      <w:r w:rsidR="00952597">
        <w:t>”</w:t>
      </w:r>
      <w:r>
        <w:t xml:space="preserve">. MITRE has deep experience in </w:t>
      </w:r>
      <w:r w:rsidR="00952597">
        <w:t xml:space="preserve">designing and </w:t>
      </w:r>
      <w:r>
        <w:t xml:space="preserve">developing </w:t>
      </w:r>
      <w:r w:rsidR="00E07E7D">
        <w:t xml:space="preserve">open source </w:t>
      </w:r>
      <w:r>
        <w:t xml:space="preserve">tools related to meaningful use and CQMs, such as the </w:t>
      </w:r>
      <w:r w:rsidR="00E07E7D">
        <w:t xml:space="preserve">MU CQM reference implementation </w:t>
      </w:r>
      <w:r>
        <w:t>popHealth</w:t>
      </w:r>
      <w:r w:rsidR="00952597">
        <w:t xml:space="preserve">, </w:t>
      </w:r>
      <w:r w:rsidR="00E07E7D">
        <w:t xml:space="preserve">and the MU Clinical Quality Measure testing and </w:t>
      </w:r>
      <w:r w:rsidR="00952597">
        <w:t>certification</w:t>
      </w:r>
      <w:r w:rsidR="00E07E7D">
        <w:t xml:space="preserve"> tool Cypress.  This work has provided </w:t>
      </w:r>
      <w:r>
        <w:t xml:space="preserve">MITRE </w:t>
      </w:r>
      <w:r w:rsidR="00E07E7D">
        <w:t xml:space="preserve">with a unique perspective </w:t>
      </w:r>
      <w:r>
        <w:t>to provide useful feedback on CQM quality</w:t>
      </w:r>
      <w:r w:rsidR="00952597">
        <w:t xml:space="preserve"> to the broader CQM community</w:t>
      </w:r>
      <w:r>
        <w:t xml:space="preserve">. The initial focus of </w:t>
      </w:r>
      <w:r w:rsidR="00952597">
        <w:t xml:space="preserve">MITRE’s work on Kamira has been </w:t>
      </w:r>
      <w:del w:id="16" w:author="Peter K" w:date="2012-11-20T00:27:00Z">
        <w:r w:rsidR="00952597" w:rsidDel="00410542">
          <w:delText xml:space="preserve">focused </w:delText>
        </w:r>
      </w:del>
      <w:r w:rsidR="00952597">
        <w:t xml:space="preserve">to </w:t>
      </w:r>
      <w:r>
        <w:t xml:space="preserve">examine the </w:t>
      </w:r>
      <w:r w:rsidR="00952597">
        <w:t xml:space="preserve">algorithmic </w:t>
      </w:r>
      <w:r>
        <w:t xml:space="preserve">complexity of CQMs as defined in </w:t>
      </w:r>
      <w:r w:rsidR="00952597">
        <w:t>Meaningful Use Stage 2</w:t>
      </w:r>
      <w:r>
        <w:t>.</w:t>
      </w:r>
    </w:p>
    <w:p w14:paraId="6F70D276" w14:textId="77777777" w:rsidR="00B643D2" w:rsidRDefault="00B643D2" w:rsidP="00B643D2"/>
    <w:p w14:paraId="22484790" w14:textId="399779DB" w:rsidR="004D17D8" w:rsidRDefault="00B643D2" w:rsidP="00B643D2">
      <w:pPr>
        <w:sectPr w:rsidR="004D17D8" w:rsidSect="00AF7271">
          <w:pgSz w:w="12240" w:h="15840"/>
          <w:pgMar w:top="1440" w:right="1800" w:bottom="1440" w:left="1800" w:header="720" w:footer="720" w:gutter="0"/>
          <w:pgNumType w:fmt="lowerRoman"/>
          <w:cols w:space="720"/>
          <w:docGrid w:linePitch="360"/>
        </w:sectPr>
      </w:pPr>
      <w:r>
        <w:t xml:space="preserve">MITRE's assessment shows that the </w:t>
      </w:r>
      <w:r w:rsidR="00952597">
        <w:t>MU Stage 2 Ambulatory CQMs</w:t>
      </w:r>
      <w:r>
        <w:t xml:space="preserve"> have significant </w:t>
      </w:r>
      <w:r w:rsidR="00952597">
        <w:t xml:space="preserve">levels of </w:t>
      </w:r>
      <w:r>
        <w:t>complexity</w:t>
      </w:r>
      <w:r w:rsidR="00952597">
        <w:t>.  This will make manual implementation and testing of the CQM logic in EHR systems</w:t>
      </w:r>
      <w:ins w:id="17" w:author="Peter K" w:date="2012-11-19T23:53:00Z">
        <w:r w:rsidR="009E0D50">
          <w:t xml:space="preserve"> more difficult</w:t>
        </w:r>
      </w:ins>
      <w:r>
        <w:t xml:space="preserve">. MITRE recommends examining and tracking measure complexity </w:t>
      </w:r>
      <w:ins w:id="18" w:author="Peter K" w:date="2012-11-19T23:53:00Z">
        <w:r w:rsidR="009E0D50">
          <w:t>o</w:t>
        </w:r>
      </w:ins>
      <w:del w:id="19" w:author="Peter K" w:date="2012-11-19T23:53:00Z">
        <w:r w:rsidDel="009E0D50">
          <w:delText>i</w:delText>
        </w:r>
      </w:del>
      <w:r>
        <w:t>n an ongoing basis with the goal of clearly understanding the trade offs between complexity and utilit</w:t>
      </w:r>
      <w:r w:rsidR="00722232">
        <w:t>y</w:t>
      </w:r>
      <w:commentRangeStart w:id="20"/>
      <w:r w:rsidR="00722232">
        <w:t>.</w:t>
      </w:r>
      <w:commentRangeEnd w:id="20"/>
      <w:r w:rsidR="00937751">
        <w:rPr>
          <w:rStyle w:val="CommentReference"/>
        </w:rPr>
        <w:commentReference w:id="20"/>
      </w:r>
    </w:p>
    <w:p w14:paraId="515E50BE" w14:textId="2FCCB74B" w:rsidR="00290031" w:rsidRDefault="00722232" w:rsidP="00290031">
      <w:commentRangeStart w:id="21"/>
      <w:r>
        <w:t>Many</w:t>
      </w:r>
      <w:commentRangeEnd w:id="21"/>
      <w:r w:rsidR="000E3F99">
        <w:rPr>
          <w:rStyle w:val="CommentReference"/>
        </w:rPr>
        <w:commentReference w:id="21"/>
      </w:r>
      <w:r>
        <w:t xml:space="preserve"> of the MU Stage 2 </w:t>
      </w:r>
      <w:r w:rsidR="00290031">
        <w:t xml:space="preserve">CQMs specify </w:t>
      </w:r>
      <w:r>
        <w:t xml:space="preserve">a series of filters to focus attention on patients by </w:t>
      </w:r>
      <w:r w:rsidR="00D616E5">
        <w:t>demographics</w:t>
      </w:r>
      <w:r>
        <w:t xml:space="preserve"> such as age and gender, patient-level clinical attributes such as healthcare provider encounters as well as conditions</w:t>
      </w:r>
      <w:r w:rsidR="00290031">
        <w:t xml:space="preserve">, </w:t>
      </w:r>
      <w:r>
        <w:t xml:space="preserve">and care provided by healthcare providers </w:t>
      </w:r>
      <w:r w:rsidR="00D616E5">
        <w:t xml:space="preserve">such as procedures, tests, labs, and immunizations.  Clinical </w:t>
      </w:r>
      <w:r w:rsidR="00290031">
        <w:t xml:space="preserve">exclusions </w:t>
      </w:r>
      <w:r w:rsidR="00D616E5">
        <w:t xml:space="preserve">and exceptions to the CQM logic </w:t>
      </w:r>
      <w:ins w:id="22" w:author="Peter K" w:date="2012-11-19T23:54:00Z">
        <w:r w:rsidR="00196C90">
          <w:t>are</w:t>
        </w:r>
      </w:ins>
      <w:del w:id="23" w:author="Peter K" w:date="2012-11-19T23:54:00Z">
        <w:r w:rsidR="00D616E5" w:rsidDel="00196C90">
          <w:delText>is</w:delText>
        </w:r>
      </w:del>
      <w:r w:rsidR="00D616E5">
        <w:t xml:space="preserve"> also considered for individual patients by considering patient-level attributes in the exclusion and ex</w:t>
      </w:r>
      <w:r w:rsidR="0033580C">
        <w:t>c</w:t>
      </w:r>
      <w:r w:rsidR="00D616E5">
        <w:t xml:space="preserve">eption logic. This exclusion and exception logic provides </w:t>
      </w:r>
      <w:r w:rsidR="00290031">
        <w:t>allowable reasons for</w:t>
      </w:r>
      <w:r w:rsidR="00D616E5">
        <w:t xml:space="preserve"> healthcare providers to not</w:t>
      </w:r>
      <w:r w:rsidR="00290031">
        <w:t xml:space="preserve"> perform the </w:t>
      </w:r>
      <w:r w:rsidR="00D616E5">
        <w:t xml:space="preserve">quality of care specified in the CQM </w:t>
      </w:r>
      <w:r w:rsidR="00290031">
        <w:t xml:space="preserve">based on clinical </w:t>
      </w:r>
      <w:r w:rsidR="00D616E5">
        <w:t>considerations</w:t>
      </w:r>
      <w:r w:rsidR="00290031">
        <w:t>.</w:t>
      </w:r>
    </w:p>
    <w:p w14:paraId="2A4C6244" w14:textId="77777777" w:rsidR="00290031" w:rsidRDefault="00290031" w:rsidP="00290031"/>
    <w:p w14:paraId="3593EA34" w14:textId="7CBB9F4B" w:rsidR="00290031" w:rsidRDefault="00290031" w:rsidP="00290031">
      <w:commentRangeStart w:id="24"/>
      <w:r>
        <w:t xml:space="preserve">As an example we can take a superficial look at a </w:t>
      </w:r>
      <w:r w:rsidR="00D616E5">
        <w:t>MU Stage 1 CQM</w:t>
      </w:r>
      <w:r>
        <w:t xml:space="preserve"> NQF0055 Diabetes Eye Exam, which calculates the percentage of patients aged 18-75 years with diabetes (type 1 or type 2) who had an eye exam within two years. The initial patient population is the set of patients</w:t>
      </w:r>
      <w:r w:rsidR="0007574D">
        <w:t xml:space="preserve"> who are</w:t>
      </w:r>
      <w:r>
        <w:t xml:space="preserve"> aged 18-75. The denominator contains those patients with diabetes who have had inpatient or outpatient encounters during the measurement period. The numerator contains those patients who have received an eye exam during the measurement period. The exclusions include a number of conditions, such as a diagnosis of polycystic ovaries.</w:t>
      </w:r>
      <w:commentRangeEnd w:id="24"/>
      <w:r w:rsidR="00A06775">
        <w:rPr>
          <w:rStyle w:val="CommentReference"/>
        </w:rPr>
        <w:commentReference w:id="24"/>
      </w:r>
    </w:p>
    <w:p w14:paraId="71EEFA00" w14:textId="77777777" w:rsidR="00D616E5" w:rsidRDefault="00D616E5" w:rsidP="00EE48F1">
      <w:bookmarkStart w:id="25" w:name="_Toc213804019"/>
    </w:p>
    <w:bookmarkEnd w:id="25"/>
    <w:p w14:paraId="43CB0745" w14:textId="463D1043" w:rsidR="002D4B3F" w:rsidRPr="002564EF" w:rsidRDefault="002D4B3F" w:rsidP="002D4B3F">
      <w:r w:rsidRPr="00C03182">
        <w:t>CQMs are implemented in software, and the complexity of the implementation is directly linked to the complexity of the specification. Complexi</w:t>
      </w:r>
      <w:r w:rsidRPr="002564EF">
        <w:t>ty</w:t>
      </w:r>
      <w:r w:rsidR="002B2F2F">
        <w:t xml:space="preserve"> of CQM logic</w:t>
      </w:r>
      <w:r w:rsidRPr="002564EF">
        <w:t xml:space="preserve"> in software</w:t>
      </w:r>
      <w:r w:rsidR="002B2F2F">
        <w:t xml:space="preserve"> systems</w:t>
      </w:r>
      <w:r w:rsidRPr="002564EF">
        <w:t xml:space="preserve"> has several implications:</w:t>
      </w:r>
    </w:p>
    <w:p w14:paraId="4342317A" w14:textId="77777777" w:rsidR="009119B8" w:rsidRPr="00B40E0E" w:rsidRDefault="009119B8" w:rsidP="002D4B3F"/>
    <w:p w14:paraId="3DF31D91" w14:textId="2FA5A87E" w:rsidR="002D4B3F" w:rsidRPr="00DF5854" w:rsidRDefault="002D4B3F" w:rsidP="006B14AF">
      <w:pPr>
        <w:pStyle w:val="ListParagraph"/>
        <w:numPr>
          <w:ilvl w:val="0"/>
          <w:numId w:val="2"/>
        </w:numPr>
        <w:spacing w:after="120"/>
        <w:contextualSpacing w:val="0"/>
      </w:pPr>
      <w:r w:rsidRPr="00DF5854">
        <w:t>More complex software takes longer to implement and is therefore more expensive</w:t>
      </w:r>
      <w:r w:rsidR="002B2F2F">
        <w:t xml:space="preserve"> to develop and deploy into products</w:t>
      </w:r>
    </w:p>
    <w:p w14:paraId="591EC337" w14:textId="1BF77271" w:rsidR="002D4B3F" w:rsidRPr="00362540" w:rsidRDefault="002D4B3F" w:rsidP="006B14AF">
      <w:pPr>
        <w:pStyle w:val="ListParagraph"/>
        <w:numPr>
          <w:ilvl w:val="0"/>
          <w:numId w:val="2"/>
        </w:numPr>
        <w:spacing w:after="120"/>
        <w:contextualSpacing w:val="0"/>
      </w:pPr>
      <w:r w:rsidRPr="001D2E3C">
        <w:t xml:space="preserve">More complex software has a higher </w:t>
      </w:r>
      <w:r w:rsidR="00F3470B" w:rsidRPr="00094BBA">
        <w:t>likelihood</w:t>
      </w:r>
      <w:r w:rsidRPr="00094BBA">
        <w:t xml:space="preserve"> of containing </w:t>
      </w:r>
      <w:r w:rsidR="00DA225A">
        <w:t>undiscovered</w:t>
      </w:r>
      <w:r w:rsidR="005B348F">
        <w:t xml:space="preserve"> </w:t>
      </w:r>
      <w:r w:rsidR="00AB6ECF" w:rsidRPr="00094BBA">
        <w:t xml:space="preserve">software errors and </w:t>
      </w:r>
      <w:r w:rsidRPr="00362540">
        <w:t>bugs</w:t>
      </w:r>
    </w:p>
    <w:p w14:paraId="3FB3FC15" w14:textId="6096D0DE" w:rsidR="002D4B3F" w:rsidRPr="002B2F2F" w:rsidRDefault="002D4B3F" w:rsidP="006B14AF">
      <w:pPr>
        <w:pStyle w:val="ListParagraph"/>
        <w:numPr>
          <w:ilvl w:val="0"/>
          <w:numId w:val="2"/>
        </w:numPr>
        <w:spacing w:after="120"/>
        <w:contextualSpacing w:val="0"/>
      </w:pPr>
      <w:r w:rsidRPr="00FB523B">
        <w:t>More complex software is more difficult</w:t>
      </w:r>
      <w:r w:rsidR="002B2F2F">
        <w:t xml:space="preserve"> for implementers</w:t>
      </w:r>
      <w:r w:rsidRPr="00FB523B">
        <w:t xml:space="preserve"> to mainta</w:t>
      </w:r>
      <w:r w:rsidRPr="002B2F2F">
        <w:t>in</w:t>
      </w:r>
    </w:p>
    <w:p w14:paraId="5D70E87D" w14:textId="5F86337F" w:rsidR="009119B8" w:rsidRPr="002B2F2F" w:rsidRDefault="002D4B3F" w:rsidP="006B14AF">
      <w:pPr>
        <w:pStyle w:val="ListParagraph"/>
        <w:numPr>
          <w:ilvl w:val="0"/>
          <w:numId w:val="2"/>
        </w:numPr>
        <w:spacing w:after="120"/>
        <w:contextualSpacing w:val="0"/>
      </w:pPr>
      <w:r w:rsidRPr="002B2F2F">
        <w:t xml:space="preserve">More complex software is more difficult to test </w:t>
      </w:r>
      <w:r w:rsidR="002B2F2F">
        <w:t xml:space="preserve">and validate for </w:t>
      </w:r>
      <w:r w:rsidRPr="002B2F2F">
        <w:t>correct</w:t>
      </w:r>
      <w:r w:rsidR="002B2F2F">
        <w:t xml:space="preserve"> behavior</w:t>
      </w:r>
    </w:p>
    <w:p w14:paraId="160B49AB" w14:textId="77777777" w:rsidR="00E57F95" w:rsidRDefault="002D4B3F" w:rsidP="007904EA">
      <w:r w:rsidRPr="005B348F">
        <w:t xml:space="preserve">Complexity of software can be measured in a number of different ways. The most basic is to simply examine the number of lines of code (LOC). </w:t>
      </w:r>
      <w:r w:rsidR="00AB6ECF" w:rsidRPr="00DA225A">
        <w:t xml:space="preserve"> </w:t>
      </w:r>
      <w:commentRangeStart w:id="26"/>
      <w:r w:rsidR="00AB6ECF" w:rsidRPr="00DA225A">
        <w:t>However, this metric is very crude, and does no</w:t>
      </w:r>
      <w:r w:rsidR="00AB6ECF" w:rsidRPr="00E57F95">
        <w:t>t measure the quality of the software implementation.  LOC’s primary value as a metric is volume machine instructions.</w:t>
      </w:r>
      <w:commentRangeEnd w:id="26"/>
      <w:r w:rsidR="00196C90">
        <w:rPr>
          <w:rStyle w:val="CommentReference"/>
        </w:rPr>
        <w:commentReference w:id="26"/>
      </w:r>
      <w:r w:rsidR="00AB6ECF" w:rsidRPr="00E57F95">
        <w:t xml:space="preserve">  </w:t>
      </w:r>
    </w:p>
    <w:p w14:paraId="451A409F" w14:textId="77777777" w:rsidR="00E57F95" w:rsidRDefault="00E57F95" w:rsidP="007904EA"/>
    <w:p w14:paraId="39CEA74D" w14:textId="1DCCB68F" w:rsidR="007904EA" w:rsidRPr="00C03182" w:rsidRDefault="00E57F95" w:rsidP="007904EA">
      <w:r>
        <w:t>Alternative a</w:t>
      </w:r>
      <w:r w:rsidR="002D4B3F" w:rsidRPr="00E57F95">
        <w:t>pproaches</w:t>
      </w:r>
      <w:r w:rsidR="00AB6ECF" w:rsidRPr="00E57F95">
        <w:t xml:space="preserve"> such as </w:t>
      </w:r>
      <w:r w:rsidR="002D4B3F" w:rsidRPr="00E57F95">
        <w:t>Cyclomatic Complexity</w:t>
      </w:r>
      <w:r w:rsidR="00316A32">
        <w:t xml:space="preserve"> e</w:t>
      </w:r>
      <w:r w:rsidR="002D4B3F" w:rsidRPr="00E57F95">
        <w:t xml:space="preserve">xamine the number of </w:t>
      </w:r>
      <w:r w:rsidR="00F3470B" w:rsidRPr="00E57F95">
        <w:t>independent</w:t>
      </w:r>
      <w:r w:rsidR="002D4B3F" w:rsidRPr="00E57F95">
        <w:t xml:space="preserve"> paths through a program</w:t>
      </w:r>
      <w:r w:rsidR="00F3470B" w:rsidRPr="00AB6ECF">
        <w:rPr>
          <w:rStyle w:val="FootnoteReference"/>
        </w:rPr>
        <w:footnoteReference w:id="1"/>
      </w:r>
      <w:r w:rsidR="002D4B3F" w:rsidRPr="00AB6ECF">
        <w:t>.</w:t>
      </w:r>
      <w:r w:rsidR="005B6737" w:rsidRPr="00AB6ECF">
        <w:t xml:space="preserve"> </w:t>
      </w:r>
      <w:r w:rsidR="00AB6ECF" w:rsidRPr="00AB6ECF">
        <w:t xml:space="preserve"> Cyclomatic </w:t>
      </w:r>
      <w:r w:rsidR="00AB6ECF" w:rsidRPr="00C03182">
        <w:t>C</w:t>
      </w:r>
      <w:r w:rsidR="007904EA" w:rsidRPr="00C03182">
        <w:t>omplexity is calculated by examining the control flow graph of a program, where</w:t>
      </w:r>
    </w:p>
    <w:p w14:paraId="47F51328" w14:textId="77777777" w:rsidR="007904EA" w:rsidRPr="002564EF" w:rsidRDefault="007904EA" w:rsidP="007904EA"/>
    <w:p w14:paraId="284A291C" w14:textId="082BF9FF" w:rsidR="00316A32" w:rsidRDefault="00AB6ECF" w:rsidP="00316A32">
      <w:pPr>
        <w:jc w:val="center"/>
      </w:pPr>
      <w:r w:rsidRPr="002564EF">
        <w:t xml:space="preserve">Cyclomatic </w:t>
      </w:r>
      <w:r w:rsidR="007904EA" w:rsidRPr="0007574D">
        <w:t>Complexity = E - N + p</w:t>
      </w:r>
    </w:p>
    <w:p w14:paraId="5A50BBD8" w14:textId="4017E1BA" w:rsidR="007904EA" w:rsidRPr="0007574D" w:rsidRDefault="007904EA" w:rsidP="00C2587F">
      <w:pPr>
        <w:jc w:val="center"/>
      </w:pPr>
      <w:r w:rsidRPr="0007574D">
        <w:t>E = the number of edges of the graph</w:t>
      </w:r>
    </w:p>
    <w:p w14:paraId="6643316C" w14:textId="77777777" w:rsidR="007904EA" w:rsidRPr="0007574D" w:rsidRDefault="007904EA" w:rsidP="00C2587F">
      <w:pPr>
        <w:jc w:val="center"/>
      </w:pPr>
      <w:r w:rsidRPr="0007574D">
        <w:t>N = the number of nodes of the graph</w:t>
      </w:r>
    </w:p>
    <w:p w14:paraId="3ACBE1EA" w14:textId="77777777" w:rsidR="007904EA" w:rsidRPr="0007574D" w:rsidRDefault="007904EA" w:rsidP="00C2587F">
      <w:pPr>
        <w:jc w:val="center"/>
      </w:pPr>
      <w:r w:rsidRPr="0007574D">
        <w:t>p = the number of connected components</w:t>
      </w:r>
    </w:p>
    <w:p w14:paraId="3AA69424" w14:textId="77777777" w:rsidR="007904EA" w:rsidRDefault="007904EA" w:rsidP="007904EA"/>
    <w:p w14:paraId="6C49AD6F" w14:textId="79FE843F" w:rsidR="00AB6ECF" w:rsidRDefault="007904EA" w:rsidP="007904EA">
      <w:r>
        <w:t xml:space="preserve">Studies show that </w:t>
      </w:r>
      <w:r w:rsidR="00AB6ECF" w:rsidRPr="00C03607">
        <w:t xml:space="preserve">Cyclomatic </w:t>
      </w:r>
      <w:r>
        <w:t xml:space="preserve">Complexity has a direct impact on bug frequency as well as program understandability and testability. </w:t>
      </w:r>
      <w:r w:rsidR="00AB6ECF" w:rsidRPr="00C03607">
        <w:t xml:space="preserve">Cyclomatic </w:t>
      </w:r>
      <w:r>
        <w:t>Complexity is commonly used to evaluate code against threshold values as an indicator of risk</w:t>
      </w:r>
      <w:r w:rsidR="008241CE">
        <w:rPr>
          <w:rStyle w:val="FootnoteReference"/>
        </w:rPr>
        <w:footnoteReference w:id="2"/>
      </w:r>
      <w:r>
        <w:t>:</w:t>
      </w:r>
    </w:p>
    <w:p w14:paraId="61E55523" w14:textId="77777777" w:rsidR="00F45721" w:rsidRDefault="00F45721" w:rsidP="007904EA"/>
    <w:tbl>
      <w:tblPr>
        <w:tblStyle w:val="TableGrid"/>
        <w:tblW w:w="0" w:type="auto"/>
        <w:tblLook w:val="04A0" w:firstRow="1" w:lastRow="0" w:firstColumn="1" w:lastColumn="0" w:noHBand="0" w:noVBand="1"/>
      </w:tblPr>
      <w:tblGrid>
        <w:gridCol w:w="2628"/>
        <w:gridCol w:w="3510"/>
      </w:tblGrid>
      <w:tr w:rsidR="00B40E0E" w:rsidRPr="00F45721" w14:paraId="35ABE8CE" w14:textId="77777777" w:rsidTr="0007574D">
        <w:tc>
          <w:tcPr>
            <w:tcW w:w="2628" w:type="dxa"/>
          </w:tcPr>
          <w:p w14:paraId="7428DDCD" w14:textId="22F4F90F" w:rsidR="00F45721" w:rsidRPr="00F45721" w:rsidRDefault="00F45721" w:rsidP="007904EA">
            <w:pPr>
              <w:rPr>
                <w:rFonts w:asciiTheme="majorHAnsi" w:hAnsiTheme="majorHAnsi"/>
                <w:b/>
              </w:rPr>
            </w:pPr>
            <w:r w:rsidRPr="00F45721">
              <w:rPr>
                <w:rFonts w:asciiTheme="majorHAnsi" w:hAnsiTheme="majorHAnsi"/>
                <w:b/>
              </w:rPr>
              <w:t>Cyclomatic Complexity</w:t>
            </w:r>
          </w:p>
        </w:tc>
        <w:tc>
          <w:tcPr>
            <w:tcW w:w="3510" w:type="dxa"/>
          </w:tcPr>
          <w:p w14:paraId="5ED1E786" w14:textId="71D705A7" w:rsidR="00F45721" w:rsidRPr="00F45721" w:rsidRDefault="00F45721" w:rsidP="007904EA">
            <w:pPr>
              <w:rPr>
                <w:rFonts w:asciiTheme="majorHAnsi" w:hAnsiTheme="majorHAnsi"/>
                <w:b/>
              </w:rPr>
            </w:pPr>
            <w:r w:rsidRPr="00F45721">
              <w:rPr>
                <w:rFonts w:asciiTheme="majorHAnsi" w:hAnsiTheme="majorHAnsi"/>
                <w:b/>
              </w:rPr>
              <w:t>Evaluation</w:t>
            </w:r>
          </w:p>
        </w:tc>
      </w:tr>
      <w:tr w:rsidR="00B40E0E" w:rsidRPr="00F45721" w14:paraId="49E74C90" w14:textId="77777777" w:rsidTr="0007574D">
        <w:tc>
          <w:tcPr>
            <w:tcW w:w="2628" w:type="dxa"/>
          </w:tcPr>
          <w:p w14:paraId="1F0EFA9C" w14:textId="23BC7FCF" w:rsidR="00F45721" w:rsidRPr="00F45721" w:rsidRDefault="00F45721" w:rsidP="007904EA">
            <w:pPr>
              <w:rPr>
                <w:rFonts w:asciiTheme="majorHAnsi" w:hAnsiTheme="majorHAnsi"/>
              </w:rPr>
            </w:pPr>
            <w:r w:rsidRPr="00F45721">
              <w:rPr>
                <w:rFonts w:asciiTheme="majorHAnsi" w:hAnsiTheme="majorHAnsi"/>
              </w:rPr>
              <w:t>1-10</w:t>
            </w:r>
          </w:p>
        </w:tc>
        <w:tc>
          <w:tcPr>
            <w:tcW w:w="3510" w:type="dxa"/>
          </w:tcPr>
          <w:p w14:paraId="1CB0E8FF" w14:textId="731B26C6" w:rsidR="00F45721" w:rsidRPr="00F45721" w:rsidRDefault="00C03182" w:rsidP="00B40E0E">
            <w:pPr>
              <w:rPr>
                <w:rFonts w:asciiTheme="majorHAnsi" w:hAnsiTheme="majorHAnsi"/>
              </w:rPr>
            </w:pPr>
            <w:r>
              <w:rPr>
                <w:rFonts w:asciiTheme="majorHAnsi" w:hAnsiTheme="majorHAnsi"/>
              </w:rPr>
              <w:t>S</w:t>
            </w:r>
            <w:r w:rsidR="00F45721" w:rsidRPr="00F45721">
              <w:rPr>
                <w:rFonts w:asciiTheme="majorHAnsi" w:hAnsiTheme="majorHAnsi"/>
              </w:rPr>
              <w:t>imple</w:t>
            </w:r>
            <w:r w:rsidR="00B40E0E">
              <w:rPr>
                <w:rFonts w:asciiTheme="majorHAnsi" w:hAnsiTheme="majorHAnsi"/>
              </w:rPr>
              <w:t>, low</w:t>
            </w:r>
            <w:r w:rsidR="00F45721" w:rsidRPr="00F45721">
              <w:rPr>
                <w:rFonts w:asciiTheme="majorHAnsi" w:hAnsiTheme="majorHAnsi"/>
              </w:rPr>
              <w:t xml:space="preserve"> risk</w:t>
            </w:r>
          </w:p>
        </w:tc>
      </w:tr>
      <w:tr w:rsidR="00B40E0E" w:rsidRPr="00F45721" w14:paraId="1CF975BF" w14:textId="77777777" w:rsidTr="0007574D">
        <w:tc>
          <w:tcPr>
            <w:tcW w:w="2628" w:type="dxa"/>
          </w:tcPr>
          <w:p w14:paraId="4971068E" w14:textId="79A08095" w:rsidR="00F45721" w:rsidRPr="00F45721" w:rsidRDefault="00F45721" w:rsidP="007904EA">
            <w:pPr>
              <w:rPr>
                <w:rFonts w:asciiTheme="majorHAnsi" w:hAnsiTheme="majorHAnsi"/>
              </w:rPr>
            </w:pPr>
            <w:r w:rsidRPr="00F45721">
              <w:rPr>
                <w:rFonts w:asciiTheme="majorHAnsi" w:hAnsiTheme="majorHAnsi"/>
              </w:rPr>
              <w:t>11-20</w:t>
            </w:r>
          </w:p>
        </w:tc>
        <w:tc>
          <w:tcPr>
            <w:tcW w:w="3510" w:type="dxa"/>
          </w:tcPr>
          <w:p w14:paraId="1015520D" w14:textId="73AB5DCE" w:rsidR="00F45721" w:rsidRPr="00F45721" w:rsidRDefault="00C03182" w:rsidP="00C03182">
            <w:pPr>
              <w:rPr>
                <w:rFonts w:asciiTheme="majorHAnsi" w:hAnsiTheme="majorHAnsi"/>
              </w:rPr>
            </w:pPr>
            <w:r>
              <w:rPr>
                <w:rFonts w:asciiTheme="majorHAnsi" w:hAnsiTheme="majorHAnsi"/>
              </w:rPr>
              <w:t>M</w:t>
            </w:r>
            <w:r w:rsidR="00F45721" w:rsidRPr="00F45721">
              <w:rPr>
                <w:rFonts w:asciiTheme="majorHAnsi" w:hAnsiTheme="majorHAnsi"/>
              </w:rPr>
              <w:t>ore complex, moderate risk</w:t>
            </w:r>
          </w:p>
        </w:tc>
      </w:tr>
      <w:tr w:rsidR="00B40E0E" w:rsidRPr="00F45721" w14:paraId="18CC739B" w14:textId="77777777" w:rsidTr="0007574D">
        <w:tc>
          <w:tcPr>
            <w:tcW w:w="2628" w:type="dxa"/>
          </w:tcPr>
          <w:p w14:paraId="2926DCA1" w14:textId="30619EBA" w:rsidR="00F45721" w:rsidRPr="00F45721" w:rsidRDefault="00F45721" w:rsidP="007904EA">
            <w:pPr>
              <w:rPr>
                <w:rFonts w:asciiTheme="majorHAnsi" w:hAnsiTheme="majorHAnsi"/>
              </w:rPr>
            </w:pPr>
            <w:r w:rsidRPr="00F45721">
              <w:rPr>
                <w:rFonts w:asciiTheme="majorHAnsi" w:hAnsiTheme="majorHAnsi"/>
              </w:rPr>
              <w:t>21-50</w:t>
            </w:r>
          </w:p>
        </w:tc>
        <w:tc>
          <w:tcPr>
            <w:tcW w:w="3510" w:type="dxa"/>
          </w:tcPr>
          <w:p w14:paraId="52EAE7D3" w14:textId="103AACFD" w:rsidR="00F45721" w:rsidRPr="00F45721" w:rsidRDefault="00C03182" w:rsidP="00094BBA">
            <w:pPr>
              <w:rPr>
                <w:rFonts w:asciiTheme="majorHAnsi" w:hAnsiTheme="majorHAnsi"/>
              </w:rPr>
            </w:pPr>
            <w:r>
              <w:rPr>
                <w:rFonts w:asciiTheme="majorHAnsi" w:hAnsiTheme="majorHAnsi"/>
              </w:rPr>
              <w:t xml:space="preserve">Much more </w:t>
            </w:r>
            <w:r w:rsidRPr="00F45721">
              <w:rPr>
                <w:rFonts w:asciiTheme="majorHAnsi" w:hAnsiTheme="majorHAnsi"/>
              </w:rPr>
              <w:t>complex</w:t>
            </w:r>
            <w:r>
              <w:rPr>
                <w:rFonts w:asciiTheme="majorHAnsi" w:hAnsiTheme="majorHAnsi"/>
              </w:rPr>
              <w:t xml:space="preserve">, </w:t>
            </w:r>
            <w:r w:rsidR="00F45721" w:rsidRPr="00F45721">
              <w:rPr>
                <w:rFonts w:asciiTheme="majorHAnsi" w:hAnsiTheme="majorHAnsi"/>
              </w:rPr>
              <w:t xml:space="preserve">high risk </w:t>
            </w:r>
          </w:p>
        </w:tc>
      </w:tr>
      <w:tr w:rsidR="00B40E0E" w:rsidRPr="00F45721" w14:paraId="2DD6F8A8" w14:textId="77777777" w:rsidTr="0007574D">
        <w:tc>
          <w:tcPr>
            <w:tcW w:w="2628" w:type="dxa"/>
          </w:tcPr>
          <w:p w14:paraId="767BAEA3" w14:textId="360B10D8" w:rsidR="00F45721" w:rsidRPr="00F45721" w:rsidRDefault="00B40E0E" w:rsidP="007904EA">
            <w:pPr>
              <w:rPr>
                <w:rFonts w:asciiTheme="majorHAnsi" w:hAnsiTheme="majorHAnsi"/>
              </w:rPr>
            </w:pPr>
            <w:r>
              <w:rPr>
                <w:rFonts w:asciiTheme="majorHAnsi" w:hAnsiTheme="majorHAnsi"/>
              </w:rPr>
              <w:t>&gt;</w:t>
            </w:r>
            <w:r w:rsidR="00F45721" w:rsidRPr="00F45721">
              <w:rPr>
                <w:rFonts w:asciiTheme="majorHAnsi" w:hAnsiTheme="majorHAnsi"/>
              </w:rPr>
              <w:t xml:space="preserve"> 50</w:t>
            </w:r>
          </w:p>
        </w:tc>
        <w:tc>
          <w:tcPr>
            <w:tcW w:w="3510" w:type="dxa"/>
          </w:tcPr>
          <w:p w14:paraId="01E79F4D" w14:textId="68DAF574" w:rsidR="00F45721" w:rsidRPr="00F45721" w:rsidRDefault="00B40E0E" w:rsidP="00B40E0E">
            <w:pPr>
              <w:rPr>
                <w:rFonts w:asciiTheme="majorHAnsi" w:hAnsiTheme="majorHAnsi"/>
              </w:rPr>
            </w:pPr>
            <w:r>
              <w:rPr>
                <w:rFonts w:asciiTheme="majorHAnsi" w:hAnsiTheme="majorHAnsi"/>
              </w:rPr>
              <w:t>U</w:t>
            </w:r>
            <w:r w:rsidRPr="00F45721">
              <w:rPr>
                <w:rFonts w:asciiTheme="majorHAnsi" w:hAnsiTheme="majorHAnsi"/>
              </w:rPr>
              <w:t>ntest</w:t>
            </w:r>
            <w:r>
              <w:rPr>
                <w:rFonts w:asciiTheme="majorHAnsi" w:hAnsiTheme="majorHAnsi"/>
              </w:rPr>
              <w:t>abl</w:t>
            </w:r>
            <w:r w:rsidR="001D2E3C">
              <w:rPr>
                <w:rFonts w:asciiTheme="majorHAnsi" w:hAnsiTheme="majorHAnsi"/>
              </w:rPr>
              <w:t>e</w:t>
            </w:r>
            <w:r>
              <w:rPr>
                <w:rFonts w:asciiTheme="majorHAnsi" w:hAnsiTheme="majorHAnsi"/>
              </w:rPr>
              <w:t xml:space="preserve">, </w:t>
            </w:r>
            <w:r w:rsidR="00E57F95">
              <w:rPr>
                <w:rFonts w:asciiTheme="majorHAnsi" w:hAnsiTheme="majorHAnsi"/>
              </w:rPr>
              <w:t>exces</w:t>
            </w:r>
            <w:r>
              <w:rPr>
                <w:rFonts w:asciiTheme="majorHAnsi" w:hAnsiTheme="majorHAnsi"/>
              </w:rPr>
              <w:t>sive</w:t>
            </w:r>
            <w:r w:rsidR="00F45721" w:rsidRPr="00F45721">
              <w:rPr>
                <w:rFonts w:asciiTheme="majorHAnsi" w:hAnsiTheme="majorHAnsi"/>
              </w:rPr>
              <w:t xml:space="preserve"> risk</w:t>
            </w:r>
          </w:p>
        </w:tc>
      </w:tr>
    </w:tbl>
    <w:p w14:paraId="1A29C203" w14:textId="77777777" w:rsidR="007904EA" w:rsidRDefault="007904EA" w:rsidP="007904EA"/>
    <w:p w14:paraId="74628CD3" w14:textId="33075E53" w:rsidR="00EE48F1" w:rsidRDefault="0017356F" w:rsidP="00EE48F1">
      <w:r w:rsidRPr="0017356F">
        <w:t xml:space="preserve">The NIST Structured Testing methodology suggests limiting </w:t>
      </w:r>
      <w:r w:rsidR="00AB6ECF" w:rsidRPr="00C03607">
        <w:t xml:space="preserve">Cyclomatic </w:t>
      </w:r>
      <w:r w:rsidR="00AB6ECF">
        <w:t>C</w:t>
      </w:r>
      <w:r w:rsidRPr="0017356F">
        <w:t>omplexity of code modules to 10, with 15 being permissible in some circumstances</w:t>
      </w:r>
      <w:r>
        <w:rPr>
          <w:rStyle w:val="FootnoteReference"/>
        </w:rPr>
        <w:footnoteReference w:id="3"/>
      </w:r>
      <w:r w:rsidRPr="0017356F">
        <w:t>.</w:t>
      </w:r>
    </w:p>
    <w:p w14:paraId="7B46C54A" w14:textId="77777777" w:rsidR="009A069A" w:rsidRDefault="009A069A" w:rsidP="00A0673D">
      <w:bookmarkStart w:id="27" w:name="_Toc213804021"/>
    </w:p>
    <w:p w14:paraId="2F1F2E21" w14:textId="7665A6AA" w:rsidR="00A0673D" w:rsidRDefault="009A069A" w:rsidP="00A0673D">
      <w:r>
        <w:t xml:space="preserve">MITRE implemented the MU </w:t>
      </w:r>
      <w:bookmarkEnd w:id="27"/>
      <w:r w:rsidR="00632118" w:rsidRPr="00632118">
        <w:t xml:space="preserve">Stage </w:t>
      </w:r>
      <w:r>
        <w:t>1</w:t>
      </w:r>
      <w:r w:rsidRPr="00632118">
        <w:t xml:space="preserve"> </w:t>
      </w:r>
      <w:r>
        <w:t>CQMs in J</w:t>
      </w:r>
      <w:r w:rsidR="00632118" w:rsidRPr="00632118">
        <w:t>avaScript as part of the popHealth project</w:t>
      </w:r>
      <w:r w:rsidR="00632118">
        <w:rPr>
          <w:rStyle w:val="FootnoteReference"/>
        </w:rPr>
        <w:footnoteReference w:id="4"/>
      </w:r>
      <w:r w:rsidR="00632118">
        <w:t xml:space="preserve">. </w:t>
      </w:r>
      <w:r>
        <w:t xml:space="preserve"> For MU Stage 2, CQMs are</w:t>
      </w:r>
      <w:r w:rsidR="00632118" w:rsidRPr="00632118">
        <w:t xml:space="preserve"> specified </w:t>
      </w:r>
      <w:r>
        <w:t xml:space="preserve">and available </w:t>
      </w:r>
      <w:r w:rsidR="00632118" w:rsidRPr="00632118">
        <w:t>using the Health Quality Measures Format (HQMF)</w:t>
      </w:r>
      <w:r w:rsidR="00632118">
        <w:rPr>
          <w:rStyle w:val="FootnoteReference"/>
        </w:rPr>
        <w:footnoteReference w:id="5"/>
      </w:r>
      <w:r w:rsidR="00632118" w:rsidRPr="00632118">
        <w:t>.</w:t>
      </w:r>
      <w:r w:rsidR="00A0673D">
        <w:t xml:space="preserve"> MITRE has developed software to consume HQMF and automatically produce the appropriate JavaScript code.</w:t>
      </w:r>
    </w:p>
    <w:p w14:paraId="5A396581" w14:textId="77777777" w:rsidR="00A0673D" w:rsidRDefault="00A0673D" w:rsidP="00A0673D"/>
    <w:p w14:paraId="477D5A0A" w14:textId="1B0FCC82" w:rsidR="0017356F" w:rsidRDefault="00A0673D" w:rsidP="00A0673D">
      <w:r>
        <w:t xml:space="preserve">By using </w:t>
      </w:r>
      <w:r w:rsidR="008516AD">
        <w:t xml:space="preserve">the open source </w:t>
      </w:r>
      <w:r>
        <w:t>JSMeter</w:t>
      </w:r>
      <w:r>
        <w:rPr>
          <w:rStyle w:val="FootnoteReference"/>
        </w:rPr>
        <w:footnoteReference w:id="6"/>
      </w:r>
      <w:r>
        <w:t xml:space="preserve"> software package to measure complexity of </w:t>
      </w:r>
      <w:r w:rsidR="008516AD">
        <w:t xml:space="preserve">the </w:t>
      </w:r>
      <w:r w:rsidR="009A39D9">
        <w:t>CQM JavaScript</w:t>
      </w:r>
      <w:r w:rsidR="008516AD">
        <w:t xml:space="preserve"> implementation of the HQMF XML</w:t>
      </w:r>
      <w:r w:rsidR="009A39D9">
        <w:t xml:space="preserve">, </w:t>
      </w:r>
      <w:r w:rsidR="008516AD">
        <w:t xml:space="preserve">MITRE was </w:t>
      </w:r>
      <w:r>
        <w:t xml:space="preserve">able to measure the complexity of the CQMs </w:t>
      </w:r>
      <w:r w:rsidR="008516AD">
        <w:t xml:space="preserve">in an entirely machine automated process.  MITRE does want to highlight one </w:t>
      </w:r>
      <w:r>
        <w:t>caveat</w:t>
      </w:r>
      <w:ins w:id="28" w:author="Peter K" w:date="2012-11-19T23:59:00Z">
        <w:r w:rsidR="009A4488">
          <w:t>:</w:t>
        </w:r>
      </w:ins>
      <w:del w:id="29" w:author="Peter K" w:date="2012-11-19T23:59:00Z">
        <w:r w:rsidR="008516AD" w:rsidDel="009A4488">
          <w:delText>;</w:delText>
        </w:r>
      </w:del>
      <w:r w:rsidR="008516AD">
        <w:t xml:space="preserve"> </w:t>
      </w:r>
      <w:del w:id="30" w:author="Peter K" w:date="2012-11-19T23:59:00Z">
        <w:r w:rsidR="008516AD" w:rsidDel="009A4488">
          <w:delText xml:space="preserve">that </w:delText>
        </w:r>
      </w:del>
      <w:r w:rsidR="008516AD">
        <w:t xml:space="preserve">MITRE’s findings </w:t>
      </w:r>
      <w:r>
        <w:t>measur</w:t>
      </w:r>
      <w:r w:rsidR="008516AD">
        <w:t xml:space="preserve">e MITRE’s </w:t>
      </w:r>
      <w:r>
        <w:t xml:space="preserve">implementation of each </w:t>
      </w:r>
      <w:r w:rsidR="008516AD">
        <w:t xml:space="preserve">CQM </w:t>
      </w:r>
      <w:r>
        <w:t xml:space="preserve">rather than the abstract </w:t>
      </w:r>
      <w:r w:rsidR="008516AD">
        <w:t>CQM logic</w:t>
      </w:r>
      <w:r>
        <w:t xml:space="preserve">. Because there are </w:t>
      </w:r>
      <w:r w:rsidR="008516AD">
        <w:t xml:space="preserve">various </w:t>
      </w:r>
      <w:r>
        <w:t>ways to implement a particular specification</w:t>
      </w:r>
      <w:r w:rsidR="008516AD">
        <w:t xml:space="preserve"> of a CQM in</w:t>
      </w:r>
      <w:r>
        <w:t xml:space="preserve"> software, it is possible that individual implementation choices will impact the measurements made</w:t>
      </w:r>
      <w:r w:rsidR="008516AD">
        <w:t xml:space="preserve">, and either increase or decrease the CQM </w:t>
      </w:r>
      <w:r w:rsidR="003B5F78">
        <w:t xml:space="preserve">complexity findings </w:t>
      </w:r>
      <w:ins w:id="31" w:author="Peter K" w:date="2012-11-20T00:00:00Z">
        <w:r w:rsidR="009A4488">
          <w:t>relative to</w:t>
        </w:r>
      </w:ins>
      <w:del w:id="32" w:author="Peter K" w:date="2012-11-20T00:00:00Z">
        <w:r w:rsidR="003B5F78" w:rsidDel="009A4488">
          <w:delText>in</w:delText>
        </w:r>
      </w:del>
      <w:r w:rsidR="003B5F78">
        <w:t xml:space="preserve"> other software systems</w:t>
      </w:r>
      <w:r>
        <w:t>.</w:t>
      </w:r>
    </w:p>
    <w:p w14:paraId="4C237F78" w14:textId="77777777" w:rsidR="003B5F78" w:rsidRDefault="003B5F78" w:rsidP="00614CC7">
      <w:bookmarkStart w:id="33" w:name="_Toc213804022"/>
    </w:p>
    <w:bookmarkEnd w:id="33"/>
    <w:p w14:paraId="281DB2D7" w14:textId="4742BEAC" w:rsidR="00614CC7" w:rsidRDefault="00614CC7" w:rsidP="00614CC7">
      <w:r>
        <w:t xml:space="preserve">A visual representation of complexity is useful in order to quickly grasp relative complexity and note trends and outliers. </w:t>
      </w:r>
      <w:r w:rsidR="00316A32" w:rsidRPr="00316A32">
        <w:t xml:space="preserve">One approach to the visualization of Clinical Quality Measures </w:t>
      </w:r>
      <w:r w:rsidR="00316A32">
        <w:t>is</w:t>
      </w:r>
      <w:r w:rsidR="00316A32" w:rsidRPr="00316A32">
        <w:t xml:space="preserve"> a Kiviat chart.  Kiviat charts, </w:t>
      </w:r>
      <w:del w:id="34" w:author="Peter K" w:date="2012-11-20T00:30:00Z">
        <w:r w:rsidR="00316A32" w:rsidRPr="00316A32" w:rsidDel="0002415D">
          <w:delText xml:space="preserve">or </w:delText>
        </w:r>
      </w:del>
      <w:r w:rsidR="00316A32" w:rsidRPr="00316A32">
        <w:t xml:space="preserve">sometimes referred to as Radar Charts, are two dimensional, multi-metric illustrations </w:t>
      </w:r>
      <w:r w:rsidR="00316A32">
        <w:t>that</w:t>
      </w:r>
      <w:r w:rsidR="00316A32" w:rsidRPr="00316A32">
        <w:t xml:space="preserve"> use a variable number of evenly distributed radii.  Each spoke is associated with one metric. The length of a value overlaid on each radi</w:t>
      </w:r>
      <w:ins w:id="35" w:author="Peter K" w:date="2012-11-20T00:31:00Z">
        <w:r w:rsidR="00B417AC">
          <w:t>us</w:t>
        </w:r>
      </w:ins>
      <w:bookmarkStart w:id="36" w:name="_GoBack"/>
      <w:bookmarkEnd w:id="36"/>
      <w:del w:id="37" w:author="Peter K" w:date="2012-11-20T00:31:00Z">
        <w:r w:rsidR="00316A32" w:rsidRPr="00316A32" w:rsidDel="00B417AC">
          <w:delText>i</w:delText>
        </w:r>
      </w:del>
      <w:r w:rsidR="00316A32" w:rsidRPr="00316A32">
        <w:t xml:space="preserve"> is proportional to the magnitude of the metric relative to the maximum value of the variable across all data points.</w:t>
      </w:r>
      <w:r w:rsidR="00316A32">
        <w:t xml:space="preserve">  </w:t>
      </w:r>
      <w:r>
        <w:t xml:space="preserve">For each </w:t>
      </w:r>
      <w:r w:rsidR="00316A32">
        <w:t xml:space="preserve">MU Stage 2 </w:t>
      </w:r>
      <w:r>
        <w:t xml:space="preserve">CQM </w:t>
      </w:r>
      <w:r w:rsidR="00316A32">
        <w:t xml:space="preserve">analyzed, </w:t>
      </w:r>
      <w:r>
        <w:t xml:space="preserve">we measured the individual Cyclomatic Complexity of </w:t>
      </w:r>
      <w:del w:id="38" w:author="Peter K" w:date="2012-11-20T00:01:00Z">
        <w:r w:rsidDel="00A06775">
          <w:delText xml:space="preserve">each of </w:delText>
        </w:r>
      </w:del>
      <w:r>
        <w:t xml:space="preserve">the </w:t>
      </w:r>
      <w:r w:rsidR="003B5F78">
        <w:t>logic for calculating the Initial Patient Population (IPP)</w:t>
      </w:r>
      <w:r>
        <w:t xml:space="preserve">, </w:t>
      </w:r>
      <w:r w:rsidR="003B5F78">
        <w:t>Denominator</w:t>
      </w:r>
      <w:r>
        <w:t xml:space="preserve">, </w:t>
      </w:r>
      <w:r w:rsidR="003B5F78">
        <w:t>Numerator</w:t>
      </w:r>
      <w:r>
        <w:t xml:space="preserve">, </w:t>
      </w:r>
      <w:r w:rsidR="003B5F78">
        <w:t>E</w:t>
      </w:r>
      <w:r>
        <w:t xml:space="preserve">xceptions, and </w:t>
      </w:r>
      <w:r w:rsidR="003B5F78">
        <w:t>Exclusions</w:t>
      </w:r>
      <w:r w:rsidR="00316A32">
        <w:t xml:space="preserve"> </w:t>
      </w:r>
      <w:ins w:id="39" w:author="Peter K" w:date="2012-11-20T00:06:00Z">
        <w:r w:rsidR="00BF53FF">
          <w:t>components</w:t>
        </w:r>
      </w:ins>
      <w:del w:id="40" w:author="Peter K" w:date="2012-11-20T00:06:00Z">
        <w:r w:rsidR="00316A32" w:rsidDel="00BF53FF">
          <w:delText>logic</w:delText>
        </w:r>
      </w:del>
      <w:r>
        <w:t>.</w:t>
      </w:r>
      <w:r w:rsidR="00316A32">
        <w:t xml:space="preserve">  MITRE’s findings for all of the MU Stage 2 CQMs </w:t>
      </w:r>
      <w:ins w:id="41" w:author="Peter K" w:date="2012-11-20T00:08:00Z">
        <w:r w:rsidR="00BF53FF">
          <w:t>are</w:t>
        </w:r>
      </w:ins>
      <w:del w:id="42" w:author="Peter K" w:date="2012-11-20T00:08:00Z">
        <w:r w:rsidR="00316A32" w:rsidDel="00BF53FF">
          <w:delText>is</w:delText>
        </w:r>
      </w:del>
      <w:r w:rsidR="00316A32">
        <w:t xml:space="preserve"> included at the end of this document.</w:t>
      </w:r>
    </w:p>
    <w:p w14:paraId="726EC4E6" w14:textId="6B3B1A47" w:rsidR="00771D13" w:rsidRPr="00EB5BD6" w:rsidRDefault="00771D13" w:rsidP="00771D13"/>
    <w:p w14:paraId="21367BDD" w14:textId="40434665" w:rsidR="002564EF" w:rsidRDefault="00316A32" w:rsidP="00771D13">
      <w:r>
        <w:t xml:space="preserve">Based on our findings, </w:t>
      </w:r>
      <w:r w:rsidR="00771D13">
        <w:t xml:space="preserve">MITRE </w:t>
      </w:r>
      <w:r>
        <w:t xml:space="preserve">is exploring the introduction of </w:t>
      </w:r>
      <w:r w:rsidR="00771D13">
        <w:t>tools</w:t>
      </w:r>
      <w:r>
        <w:t xml:space="preserve"> developed on the Kamira project</w:t>
      </w:r>
      <w:r w:rsidR="00771D13">
        <w:t xml:space="preserve"> that </w:t>
      </w:r>
      <w:r>
        <w:t xml:space="preserve">will </w:t>
      </w:r>
      <w:r w:rsidR="00771D13">
        <w:t xml:space="preserve">simplify the </w:t>
      </w:r>
      <w:r>
        <w:t>collection and display of</w:t>
      </w:r>
      <w:del w:id="43" w:author="Peter K" w:date="2012-11-20T00:08:00Z">
        <w:r w:rsidDel="00BF53FF">
          <w:delText xml:space="preserve"> </w:delText>
        </w:r>
        <w:r w:rsidR="00771D13" w:rsidDel="00BF53FF">
          <w:delText>of</w:delText>
        </w:r>
      </w:del>
      <w:r w:rsidR="00771D13">
        <w:t xml:space="preserve"> </w:t>
      </w:r>
      <w:r>
        <w:t>Cyclomatic C</w:t>
      </w:r>
      <w:r w:rsidR="00771D13">
        <w:t xml:space="preserve">omplexity metrics as part of the </w:t>
      </w:r>
      <w:r>
        <w:t xml:space="preserve">CQM development </w:t>
      </w:r>
      <w:r w:rsidR="00771D13">
        <w:t xml:space="preserve">process. </w:t>
      </w:r>
      <w:r>
        <w:t xml:space="preserve">To see </w:t>
      </w:r>
      <w:r w:rsidR="00771D13">
        <w:t>strong</w:t>
      </w:r>
      <w:r>
        <w:t>er</w:t>
      </w:r>
      <w:r w:rsidR="00771D13">
        <w:t xml:space="preserve"> adoption</w:t>
      </w:r>
      <w:r>
        <w:t xml:space="preserve"> of this work, MITRE is ensuring that the Cyclomatic Complexity </w:t>
      </w:r>
      <w:commentRangeStart w:id="44"/>
      <w:r>
        <w:t>collection for CQMs is integrated data expressed in nationally recognized data standards</w:t>
      </w:r>
      <w:commentRangeEnd w:id="44"/>
      <w:r w:rsidR="00937751">
        <w:rPr>
          <w:rStyle w:val="CommentReference"/>
        </w:rPr>
        <w:commentReference w:id="44"/>
      </w:r>
      <w:r>
        <w:t xml:space="preserve"> for expressing CQMs, including the HQMF XML standard, as well as the Quality Data Model (QDM) which is used as the foundational infrastructure for building CQM logic</w:t>
      </w:r>
      <w:r w:rsidR="00771D13">
        <w:t xml:space="preserve">. </w:t>
      </w:r>
      <w:commentRangeStart w:id="45"/>
      <w:r w:rsidR="00771D13">
        <w:t xml:space="preserve">This close integration with existing </w:t>
      </w:r>
      <w:r>
        <w:t xml:space="preserve">standards </w:t>
      </w:r>
      <w:r w:rsidR="00771D13">
        <w:t xml:space="preserve">is possible, and could have a large impact on the </w:t>
      </w:r>
      <w:r w:rsidR="00233587">
        <w:t>transformative impact that CQMs could have</w:t>
      </w:r>
      <w:r w:rsidR="00771D13">
        <w:t>.</w:t>
      </w:r>
      <w:commentRangeEnd w:id="45"/>
      <w:r w:rsidR="00110F31">
        <w:rPr>
          <w:rStyle w:val="CommentReference"/>
        </w:rPr>
        <w:commentReference w:id="45"/>
      </w:r>
    </w:p>
    <w:p w14:paraId="79EEA332" w14:textId="77777777" w:rsidR="00DE280E" w:rsidRDefault="00DE280E">
      <w:pPr>
        <w:rPr>
          <w:rFonts w:ascii="Arial Narrow" w:eastAsiaTheme="majorEastAsia" w:hAnsi="Arial Narrow" w:cstheme="majorBidi"/>
          <w:b/>
          <w:bCs/>
          <w:color w:val="000000" w:themeColor="text1"/>
          <w:sz w:val="26"/>
          <w:szCs w:val="26"/>
        </w:rPr>
      </w:pPr>
      <w:r>
        <w:br w:type="page"/>
      </w:r>
    </w:p>
    <w:p w14:paraId="5B95518D" w14:textId="515DBDB7" w:rsidR="002564EF" w:rsidRDefault="002564EF" w:rsidP="002564EF">
      <w:pPr>
        <w:pStyle w:val="Heading2"/>
      </w:pPr>
      <w:r>
        <w:t>Meaningful Use Stage 2 Ambulatory Clinical Quality Measure Complexity Evaluation</w:t>
      </w:r>
    </w:p>
    <w:p w14:paraId="5CA43D03" w14:textId="1E52670B" w:rsidR="00A4405C" w:rsidRPr="00A4405C" w:rsidRDefault="00A4405C" w:rsidP="0007574D">
      <w:r>
        <w:rPr>
          <w:noProof/>
        </w:rPr>
        <w:drawing>
          <wp:inline distT="0" distB="0" distL="0" distR="0" wp14:anchorId="6CEA735C" wp14:editId="059ACA60">
            <wp:extent cx="5486400" cy="7152005"/>
            <wp:effectExtent l="0" t="0" r="0" b="10795"/>
            <wp:docPr id="1" name="Picture 1" descr="Hal:Users:rmccready:Desktop:Screen Shot 2012-11-07 at 12.5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Users:rmccready:Desktop:Screen Shot 2012-11-07 at 12.57.4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152005"/>
                    </a:xfrm>
                    <a:prstGeom prst="rect">
                      <a:avLst/>
                    </a:prstGeom>
                    <a:noFill/>
                    <a:ln>
                      <a:noFill/>
                    </a:ln>
                  </pic:spPr>
                </pic:pic>
              </a:graphicData>
            </a:graphic>
          </wp:inline>
        </w:drawing>
      </w:r>
    </w:p>
    <w:p w14:paraId="423A8F39" w14:textId="1DE82F2D" w:rsidR="002564EF" w:rsidRDefault="002C7744" w:rsidP="00771D13">
      <w:r>
        <w:rPr>
          <w:noProof/>
        </w:rPr>
        <w:drawing>
          <wp:inline distT="0" distB="0" distL="0" distR="0" wp14:anchorId="39F8727B" wp14:editId="7BAFAF62">
            <wp:extent cx="5486400" cy="7176135"/>
            <wp:effectExtent l="0" t="0" r="0" b="12065"/>
            <wp:docPr id="8" name="Picture 8" descr="Macintosh HD:Users:rmccready:Desktop:holding:Screen Shot 2012-11-07 at 12.5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mccready:Desktop:holding:Screen Shot 2012-11-07 at 12.57.5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176135"/>
                    </a:xfrm>
                    <a:prstGeom prst="rect">
                      <a:avLst/>
                    </a:prstGeom>
                    <a:noFill/>
                    <a:ln>
                      <a:noFill/>
                    </a:ln>
                  </pic:spPr>
                </pic:pic>
              </a:graphicData>
            </a:graphic>
          </wp:inline>
        </w:drawing>
      </w:r>
    </w:p>
    <w:p w14:paraId="6F668C77" w14:textId="78355A15" w:rsidR="002C7744" w:rsidRDefault="002C7744" w:rsidP="00771D13">
      <w:r>
        <w:rPr>
          <w:noProof/>
        </w:rPr>
        <w:drawing>
          <wp:inline distT="0" distB="0" distL="0" distR="0" wp14:anchorId="25DDCE64" wp14:editId="6CF7C45F">
            <wp:extent cx="5478145" cy="7184390"/>
            <wp:effectExtent l="0" t="0" r="8255" b="3810"/>
            <wp:docPr id="9" name="Picture 9" descr="Macintosh HD:Users:rmccready:Desktop:holding:Screen Shot 2012-11-07 at 12.5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mccready:Desktop:holding:Screen Shot 2012-11-07 at 12.57.5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7184390"/>
                    </a:xfrm>
                    <a:prstGeom prst="rect">
                      <a:avLst/>
                    </a:prstGeom>
                    <a:noFill/>
                    <a:ln>
                      <a:noFill/>
                    </a:ln>
                  </pic:spPr>
                </pic:pic>
              </a:graphicData>
            </a:graphic>
          </wp:inline>
        </w:drawing>
      </w:r>
    </w:p>
    <w:p w14:paraId="31CDD549" w14:textId="6EE10796" w:rsidR="002C7744" w:rsidRDefault="002C7744" w:rsidP="00771D13">
      <w:r>
        <w:rPr>
          <w:noProof/>
        </w:rPr>
        <w:drawing>
          <wp:inline distT="0" distB="0" distL="0" distR="0" wp14:anchorId="745F13B3" wp14:editId="5B4E88C0">
            <wp:extent cx="5478145" cy="7029450"/>
            <wp:effectExtent l="0" t="0" r="8255" b="6350"/>
            <wp:docPr id="10" name="Picture 10" descr="Macintosh HD:Users:rmccready:Desktop:holding:Screen Shot 2012-11-07 at 12.5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mccready:Desktop:holding:Screen Shot 2012-11-07 at 12.58.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7029450"/>
                    </a:xfrm>
                    <a:prstGeom prst="rect">
                      <a:avLst/>
                    </a:prstGeom>
                    <a:noFill/>
                    <a:ln>
                      <a:noFill/>
                    </a:ln>
                  </pic:spPr>
                </pic:pic>
              </a:graphicData>
            </a:graphic>
          </wp:inline>
        </w:drawing>
      </w:r>
    </w:p>
    <w:p w14:paraId="49ECFD87" w14:textId="1488683D" w:rsidR="002C7744" w:rsidRDefault="002C7744" w:rsidP="00771D13">
      <w:r>
        <w:rPr>
          <w:noProof/>
        </w:rPr>
        <w:drawing>
          <wp:inline distT="0" distB="0" distL="0" distR="0" wp14:anchorId="23FB194B" wp14:editId="285D0B54">
            <wp:extent cx="5478145" cy="7209155"/>
            <wp:effectExtent l="0" t="0" r="8255" b="4445"/>
            <wp:docPr id="11" name="Picture 11" descr="Macintosh HD:Users:rmccready:Desktop:holding:Screen Shot 2012-11-07 at 12.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mccready:Desktop:holding:Screen Shot 2012-11-07 at 12.58.0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7209155"/>
                    </a:xfrm>
                    <a:prstGeom prst="rect">
                      <a:avLst/>
                    </a:prstGeom>
                    <a:noFill/>
                    <a:ln>
                      <a:noFill/>
                    </a:ln>
                  </pic:spPr>
                </pic:pic>
              </a:graphicData>
            </a:graphic>
          </wp:inline>
        </w:drawing>
      </w:r>
    </w:p>
    <w:p w14:paraId="5013B404" w14:textId="73337825" w:rsidR="002C7744" w:rsidRDefault="002C7744" w:rsidP="00771D13">
      <w:r>
        <w:rPr>
          <w:noProof/>
        </w:rPr>
        <w:drawing>
          <wp:inline distT="0" distB="0" distL="0" distR="0" wp14:anchorId="2685BD1E" wp14:editId="6A059509">
            <wp:extent cx="5486400" cy="7200900"/>
            <wp:effectExtent l="0" t="0" r="0" b="12700"/>
            <wp:docPr id="12" name="Picture 12" descr="Macintosh HD:Users:rmccready:Desktop:holding:Screen Shot 2012-11-07 at 12.5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mccready:Desktop:holding:Screen Shot 2012-11-07 at 12.58.1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7200900"/>
                    </a:xfrm>
                    <a:prstGeom prst="rect">
                      <a:avLst/>
                    </a:prstGeom>
                    <a:noFill/>
                    <a:ln>
                      <a:noFill/>
                    </a:ln>
                  </pic:spPr>
                </pic:pic>
              </a:graphicData>
            </a:graphic>
          </wp:inline>
        </w:drawing>
      </w:r>
    </w:p>
    <w:p w14:paraId="189529A4" w14:textId="668E33B9" w:rsidR="002C7744" w:rsidRDefault="002C7744" w:rsidP="00771D13">
      <w:r>
        <w:rPr>
          <w:noProof/>
        </w:rPr>
        <w:drawing>
          <wp:inline distT="0" distB="0" distL="0" distR="0" wp14:anchorId="055D518D" wp14:editId="0163A3C3">
            <wp:extent cx="5486400" cy="7209155"/>
            <wp:effectExtent l="0" t="0" r="0" b="4445"/>
            <wp:docPr id="13" name="Picture 13" descr="Macintosh HD:Users:rmccready:Desktop:holding:Screen Shot 2012-11-07 at 12.5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mccready:Desktop:holding:Screen Shot 2012-11-07 at 12.58.2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209155"/>
                    </a:xfrm>
                    <a:prstGeom prst="rect">
                      <a:avLst/>
                    </a:prstGeom>
                    <a:noFill/>
                    <a:ln>
                      <a:noFill/>
                    </a:ln>
                  </pic:spPr>
                </pic:pic>
              </a:graphicData>
            </a:graphic>
          </wp:inline>
        </w:drawing>
      </w:r>
    </w:p>
    <w:p w14:paraId="78632FC6" w14:textId="1B0FD266" w:rsidR="002C7744" w:rsidRDefault="002C7744" w:rsidP="00771D13">
      <w:r>
        <w:rPr>
          <w:noProof/>
        </w:rPr>
        <w:drawing>
          <wp:inline distT="0" distB="0" distL="0" distR="0" wp14:anchorId="1E4E9CE1" wp14:editId="3533B0BB">
            <wp:extent cx="5486400" cy="7641590"/>
            <wp:effectExtent l="0" t="0" r="0" b="3810"/>
            <wp:docPr id="14" name="Picture 14" descr="Macintosh HD:Users:rmccready:Desktop:holding:Screen Shot 2012-11-07 at 12.5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mccready:Desktop:holding:Screen Shot 2012-11-07 at 12.58.2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7641590"/>
                    </a:xfrm>
                    <a:prstGeom prst="rect">
                      <a:avLst/>
                    </a:prstGeom>
                    <a:noFill/>
                    <a:ln>
                      <a:noFill/>
                    </a:ln>
                  </pic:spPr>
                </pic:pic>
              </a:graphicData>
            </a:graphic>
          </wp:inline>
        </w:drawing>
      </w:r>
    </w:p>
    <w:p w14:paraId="49074C13" w14:textId="3BEDA043" w:rsidR="002C7744" w:rsidRDefault="002C7744" w:rsidP="00771D13">
      <w:r>
        <w:rPr>
          <w:noProof/>
        </w:rPr>
        <w:drawing>
          <wp:inline distT="0" distB="0" distL="0" distR="0" wp14:anchorId="336FF191" wp14:editId="07434D00">
            <wp:extent cx="5486400" cy="7111365"/>
            <wp:effectExtent l="0" t="0" r="0" b="635"/>
            <wp:docPr id="15" name="Picture 15" descr="Macintosh HD:Users:rmccready:Desktop:holding:Screen Shot 2012-11-07 at 12.58.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mccready:Desktop:holding:Screen Shot 2012-11-07 at 12.58.3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111365"/>
                    </a:xfrm>
                    <a:prstGeom prst="rect">
                      <a:avLst/>
                    </a:prstGeom>
                    <a:noFill/>
                    <a:ln>
                      <a:noFill/>
                    </a:ln>
                  </pic:spPr>
                </pic:pic>
              </a:graphicData>
            </a:graphic>
          </wp:inline>
        </w:drawing>
      </w:r>
    </w:p>
    <w:p w14:paraId="262A0B13" w14:textId="3B2DCB48" w:rsidR="002C7744" w:rsidRDefault="002C7744" w:rsidP="00771D13">
      <w:r>
        <w:rPr>
          <w:noProof/>
        </w:rPr>
        <w:drawing>
          <wp:inline distT="0" distB="0" distL="0" distR="0" wp14:anchorId="7787D8EE" wp14:editId="05EB9E8A">
            <wp:extent cx="5486400" cy="7012940"/>
            <wp:effectExtent l="0" t="0" r="0" b="0"/>
            <wp:docPr id="16" name="Picture 16" descr="Macintosh HD:Users:rmccready:Desktop:holding:Screen Shot 2012-11-07 at 12.58.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mccready:Desktop:holding:Screen Shot 2012-11-07 at 12.58.3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7012940"/>
                    </a:xfrm>
                    <a:prstGeom prst="rect">
                      <a:avLst/>
                    </a:prstGeom>
                    <a:noFill/>
                    <a:ln>
                      <a:noFill/>
                    </a:ln>
                  </pic:spPr>
                </pic:pic>
              </a:graphicData>
            </a:graphic>
          </wp:inline>
        </w:drawing>
      </w:r>
    </w:p>
    <w:p w14:paraId="66DC5701" w14:textId="14DE553F" w:rsidR="002C7744" w:rsidRPr="00771D13" w:rsidRDefault="002C7744" w:rsidP="00771D13">
      <w:r>
        <w:rPr>
          <w:noProof/>
        </w:rPr>
        <w:drawing>
          <wp:inline distT="0" distB="0" distL="0" distR="0" wp14:anchorId="39335B95" wp14:editId="62348BA6">
            <wp:extent cx="5486400" cy="7682865"/>
            <wp:effectExtent l="0" t="0" r="0" b="0"/>
            <wp:docPr id="17" name="Picture 17" descr="Macintosh HD:Users:rmccready:Desktop:holding:Screen Shot 2012-11-07 at 12.58.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mccready:Desktop:holding:Screen Shot 2012-11-07 at 12.58.4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7682865"/>
                    </a:xfrm>
                    <a:prstGeom prst="rect">
                      <a:avLst/>
                    </a:prstGeom>
                    <a:noFill/>
                    <a:ln>
                      <a:noFill/>
                    </a:ln>
                  </pic:spPr>
                </pic:pic>
              </a:graphicData>
            </a:graphic>
          </wp:inline>
        </w:drawing>
      </w:r>
    </w:p>
    <w:sectPr w:rsidR="002C7744" w:rsidRPr="00771D13" w:rsidSect="00224F7A">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Peter K" w:date="2012-11-20T00:19:00Z" w:initials="PK">
    <w:p w14:paraId="51A6B3DE" w14:textId="0EB43A35" w:rsidR="009056C4" w:rsidRDefault="009056C4">
      <w:pPr>
        <w:pStyle w:val="CommentText"/>
      </w:pPr>
      <w:r>
        <w:rPr>
          <w:rStyle w:val="CommentReference"/>
        </w:rPr>
        <w:annotationRef/>
      </w:r>
      <w:r>
        <w:t>Is it just increasing the use, or is it the effective use?</w:t>
      </w:r>
    </w:p>
  </w:comment>
  <w:comment w:id="5" w:author="Peter K" w:date="2012-11-20T00:20:00Z" w:initials="PK">
    <w:p w14:paraId="1EC2AF7F" w14:textId="4A7E55BD" w:rsidR="0058694B" w:rsidRDefault="0058694B">
      <w:pPr>
        <w:pStyle w:val="CommentText"/>
      </w:pPr>
      <w:r>
        <w:rPr>
          <w:rStyle w:val="CommentReference"/>
        </w:rPr>
        <w:annotationRef/>
      </w:r>
      <w:r>
        <w:t>What do you mean by “Considerations for linking”? Just saying “Linking” seems stronger, but I’m not sure if there wasn’t something else you were trying to convey.</w:t>
      </w:r>
    </w:p>
  </w:comment>
  <w:comment w:id="20" w:author="Peter K" w:date="2012-11-20T00:10:00Z" w:initials="PK">
    <w:p w14:paraId="2C27B79B" w14:textId="560BAC84" w:rsidR="00937751" w:rsidRDefault="00937751">
      <w:pPr>
        <w:pStyle w:val="CommentText"/>
      </w:pPr>
      <w:r>
        <w:rPr>
          <w:rStyle w:val="CommentReference"/>
        </w:rPr>
        <w:annotationRef/>
      </w:r>
      <w:r>
        <w:t>Page number at bottom of this page doesn’t make sense given no executive summary and TOC.</w:t>
      </w:r>
    </w:p>
  </w:comment>
  <w:comment w:id="21" w:author="Peter K" w:date="2012-11-20T00:28:00Z" w:initials="PK">
    <w:p w14:paraId="03C4BFA7" w14:textId="492D829F" w:rsidR="000E3F99" w:rsidRDefault="000E3F99">
      <w:pPr>
        <w:pStyle w:val="CommentText"/>
      </w:pPr>
      <w:r>
        <w:rPr>
          <w:rStyle w:val="CommentReference"/>
        </w:rPr>
        <w:annotationRef/>
      </w:r>
      <w:r>
        <w:t>Are they not all a series of filters? Just curious to know what the exceptions are.</w:t>
      </w:r>
    </w:p>
  </w:comment>
  <w:comment w:id="24" w:author="Peter K" w:date="2012-11-20T00:29:00Z" w:initials="PK">
    <w:p w14:paraId="0691F4ED" w14:textId="4F22F9B1" w:rsidR="00A06775" w:rsidRDefault="00A06775">
      <w:pPr>
        <w:pStyle w:val="CommentText"/>
      </w:pPr>
      <w:r>
        <w:rPr>
          <w:rStyle w:val="CommentReference"/>
        </w:rPr>
        <w:annotationRef/>
      </w:r>
      <w:r w:rsidR="005D1B7F">
        <w:t>You</w:t>
      </w:r>
      <w:r>
        <w:t xml:space="preserve"> didn’t include my text defining each of the </w:t>
      </w:r>
      <w:r w:rsidR="00BF53FF">
        <w:t>measure components; the example doesn’t flow as well from the paragraph that currently precedes it and might be a bit unclear.</w:t>
      </w:r>
    </w:p>
  </w:comment>
  <w:comment w:id="26" w:author="Peter K" w:date="2012-11-20T00:30:00Z" w:initials="PK">
    <w:p w14:paraId="3E4E1AB5" w14:textId="4D506741" w:rsidR="00A06775" w:rsidRDefault="00A06775">
      <w:pPr>
        <w:pStyle w:val="CommentText"/>
      </w:pPr>
      <w:r>
        <w:rPr>
          <w:rStyle w:val="CommentReference"/>
        </w:rPr>
        <w:annotationRef/>
      </w:r>
      <w:r>
        <w:t>It turns out that LOC is a pretty good measure, and correlates pretty strongly with other measures like Cyclomatic</w:t>
      </w:r>
      <w:r w:rsidR="0091584D">
        <w:t xml:space="preserve"> Complexity and Halstead Volume; not sure we should dismiss it.</w:t>
      </w:r>
    </w:p>
    <w:p w14:paraId="5FA83478" w14:textId="77777777" w:rsidR="00A06775" w:rsidRDefault="00A06775">
      <w:pPr>
        <w:pStyle w:val="CommentText"/>
      </w:pPr>
    </w:p>
    <w:p w14:paraId="38E6351D" w14:textId="7477DDD2" w:rsidR="00A06775" w:rsidRDefault="00A06775">
      <w:pPr>
        <w:pStyle w:val="CommentText"/>
      </w:pPr>
      <w:r>
        <w:t>Also, I’m not sure what you mean by this last sentence, particularly “volume machine instructions”</w:t>
      </w:r>
    </w:p>
  </w:comment>
  <w:comment w:id="44" w:author="Peter K" w:date="2012-11-20T00:12:00Z" w:initials="PK">
    <w:p w14:paraId="18E62044" w14:textId="7C8F8328" w:rsidR="00937751" w:rsidRDefault="00937751">
      <w:pPr>
        <w:pStyle w:val="CommentText"/>
      </w:pPr>
      <w:r>
        <w:rPr>
          <w:rStyle w:val="CommentReference"/>
        </w:rPr>
        <w:annotationRef/>
      </w:r>
      <w:r>
        <w:t xml:space="preserve">Words missing here, but I don’t know what you’re trying to say so can’t fill in. </w:t>
      </w:r>
    </w:p>
  </w:comment>
  <w:comment w:id="45" w:author="Peter K" w:date="2012-11-20T00:16:00Z" w:initials="PK">
    <w:p w14:paraId="781ED8A7" w14:textId="1B71353A" w:rsidR="00110F31" w:rsidRDefault="00110F31">
      <w:pPr>
        <w:pStyle w:val="CommentText"/>
      </w:pPr>
      <w:r>
        <w:rPr>
          <w:rStyle w:val="CommentReference"/>
        </w:rPr>
        <w:annotationRef/>
      </w:r>
      <w:r>
        <w:t>No specific recommendations</w:t>
      </w:r>
      <w:r w:rsidR="001B7C52">
        <w:t xml:space="preserve"> based on our results</w:t>
      </w:r>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B88BB0" w14:textId="77777777" w:rsidR="00A06775" w:rsidRDefault="00A06775" w:rsidP="007B061D">
      <w:r>
        <w:separator/>
      </w:r>
    </w:p>
  </w:endnote>
  <w:endnote w:type="continuationSeparator" w:id="0">
    <w:p w14:paraId="2308801B" w14:textId="77777777" w:rsidR="00A06775" w:rsidRDefault="00A06775" w:rsidP="007B0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Narrow">
    <w:panose1 w:val="020B0506020202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843E1" w14:textId="77777777" w:rsidR="00A06775" w:rsidRDefault="00A06775" w:rsidP="00224F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143BD5" w14:textId="77777777" w:rsidR="00A06775" w:rsidRDefault="00A0677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483D7" w14:textId="77777777" w:rsidR="00A06775" w:rsidRDefault="00A06775" w:rsidP="00224F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417AC">
      <w:rPr>
        <w:rStyle w:val="PageNumber"/>
        <w:noProof/>
      </w:rPr>
      <w:t>2</w:t>
    </w:r>
    <w:r>
      <w:rPr>
        <w:rStyle w:val="PageNumber"/>
      </w:rPr>
      <w:fldChar w:fldCharType="end"/>
    </w:r>
  </w:p>
  <w:p w14:paraId="3FDE2131" w14:textId="77777777" w:rsidR="00A06775" w:rsidRDefault="00A067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403730" w14:textId="77777777" w:rsidR="00A06775" w:rsidRDefault="00A06775" w:rsidP="007B061D">
      <w:r>
        <w:separator/>
      </w:r>
    </w:p>
  </w:footnote>
  <w:footnote w:type="continuationSeparator" w:id="0">
    <w:p w14:paraId="51A0281F" w14:textId="77777777" w:rsidR="00A06775" w:rsidRDefault="00A06775" w:rsidP="007B061D">
      <w:r>
        <w:continuationSeparator/>
      </w:r>
    </w:p>
  </w:footnote>
  <w:footnote w:id="1">
    <w:p w14:paraId="464FF3E5" w14:textId="43726F82" w:rsidR="00A06775" w:rsidRPr="00F3470B" w:rsidRDefault="00A06775">
      <w:pPr>
        <w:pStyle w:val="FootnoteText"/>
        <w:rPr>
          <w:sz w:val="20"/>
          <w:szCs w:val="20"/>
        </w:rPr>
      </w:pPr>
      <w:r>
        <w:rPr>
          <w:rStyle w:val="FootnoteReference"/>
        </w:rPr>
        <w:footnoteRef/>
      </w:r>
      <w:r>
        <w:t xml:space="preserve"> </w:t>
      </w:r>
      <w:r w:rsidRPr="00F3470B">
        <w:rPr>
          <w:sz w:val="20"/>
          <w:szCs w:val="20"/>
        </w:rPr>
        <w:t>A Complexity Measure, Thomas J. McCabe, http://www.literateprogramming.com/mccabe.pdf</w:t>
      </w:r>
    </w:p>
  </w:footnote>
  <w:footnote w:id="2">
    <w:p w14:paraId="410BB1D0" w14:textId="23F77AC9" w:rsidR="00A06775" w:rsidRPr="008241CE" w:rsidRDefault="00A06775">
      <w:pPr>
        <w:pStyle w:val="FootnoteText"/>
        <w:rPr>
          <w:sz w:val="20"/>
          <w:szCs w:val="20"/>
        </w:rPr>
      </w:pPr>
      <w:r w:rsidRPr="008241CE">
        <w:rPr>
          <w:rStyle w:val="FootnoteReference"/>
          <w:sz w:val="20"/>
          <w:szCs w:val="20"/>
        </w:rPr>
        <w:footnoteRef/>
      </w:r>
      <w:r w:rsidRPr="008241CE">
        <w:rPr>
          <w:sz w:val="20"/>
          <w:szCs w:val="20"/>
        </w:rPr>
        <w:t xml:space="preserve"> http://www.sei.cmu.edu/reports/97hb001.pdf</w:t>
      </w:r>
    </w:p>
  </w:footnote>
  <w:footnote w:id="3">
    <w:p w14:paraId="13DC9EC2" w14:textId="5DCA0766" w:rsidR="00A06775" w:rsidRPr="0017356F" w:rsidRDefault="00A06775">
      <w:pPr>
        <w:pStyle w:val="FootnoteText"/>
        <w:rPr>
          <w:sz w:val="20"/>
          <w:szCs w:val="20"/>
        </w:rPr>
      </w:pPr>
      <w:r w:rsidRPr="0017356F">
        <w:rPr>
          <w:rStyle w:val="FootnoteReference"/>
          <w:sz w:val="20"/>
          <w:szCs w:val="20"/>
        </w:rPr>
        <w:footnoteRef/>
      </w:r>
      <w:r w:rsidRPr="0017356F">
        <w:rPr>
          <w:sz w:val="20"/>
          <w:szCs w:val="20"/>
        </w:rPr>
        <w:t xml:space="preserve"> http://hissa.ncsl.nist.gov/sw_assurance/strtest.html</w:t>
      </w:r>
    </w:p>
  </w:footnote>
  <w:footnote w:id="4">
    <w:p w14:paraId="2E0CBA6C" w14:textId="422434BE" w:rsidR="00A06775" w:rsidRPr="00632118" w:rsidRDefault="00A06775">
      <w:pPr>
        <w:pStyle w:val="FootnoteText"/>
        <w:rPr>
          <w:sz w:val="20"/>
          <w:szCs w:val="20"/>
        </w:rPr>
      </w:pPr>
      <w:r w:rsidRPr="00632118">
        <w:rPr>
          <w:rStyle w:val="FootnoteReference"/>
          <w:sz w:val="20"/>
          <w:szCs w:val="20"/>
        </w:rPr>
        <w:footnoteRef/>
      </w:r>
      <w:r w:rsidRPr="00632118">
        <w:rPr>
          <w:sz w:val="20"/>
          <w:szCs w:val="20"/>
        </w:rPr>
        <w:t xml:space="preserve"> http://projectpophealth.org/</w:t>
      </w:r>
    </w:p>
  </w:footnote>
  <w:footnote w:id="5">
    <w:p w14:paraId="487DE920" w14:textId="77C6B67C" w:rsidR="00A06775" w:rsidRPr="00632118" w:rsidRDefault="00A06775">
      <w:pPr>
        <w:pStyle w:val="FootnoteText"/>
        <w:rPr>
          <w:sz w:val="20"/>
          <w:szCs w:val="20"/>
        </w:rPr>
      </w:pPr>
      <w:r w:rsidRPr="00632118">
        <w:rPr>
          <w:rStyle w:val="FootnoteReference"/>
          <w:sz w:val="20"/>
          <w:szCs w:val="20"/>
        </w:rPr>
        <w:footnoteRef/>
      </w:r>
      <w:r w:rsidRPr="00632118">
        <w:rPr>
          <w:sz w:val="20"/>
          <w:szCs w:val="20"/>
        </w:rPr>
        <w:t xml:space="preserve"> http://code.google.com/p/hqmf/</w:t>
      </w:r>
    </w:p>
  </w:footnote>
  <w:footnote w:id="6">
    <w:p w14:paraId="4B0A0BA3" w14:textId="34845A78" w:rsidR="00A06775" w:rsidRPr="00A0673D" w:rsidRDefault="00A06775">
      <w:pPr>
        <w:pStyle w:val="FootnoteText"/>
        <w:rPr>
          <w:sz w:val="20"/>
          <w:szCs w:val="20"/>
        </w:rPr>
      </w:pPr>
      <w:r w:rsidRPr="00A0673D">
        <w:rPr>
          <w:rStyle w:val="FootnoteReference"/>
          <w:sz w:val="20"/>
          <w:szCs w:val="20"/>
        </w:rPr>
        <w:footnoteRef/>
      </w:r>
      <w:r w:rsidRPr="00A0673D">
        <w:rPr>
          <w:sz w:val="20"/>
          <w:szCs w:val="20"/>
        </w:rPr>
        <w:t xml:space="preserve"> http://code.google.com/p/jsmeter/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1CB0FF" w14:textId="77777777" w:rsidR="00A06775" w:rsidRDefault="00A06775" w:rsidP="00E0404D">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173"/>
    <w:multiLevelType w:val="hybridMultilevel"/>
    <w:tmpl w:val="49CEC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71060"/>
    <w:multiLevelType w:val="multilevel"/>
    <w:tmpl w:val="49CECA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33AD282B"/>
    <w:multiLevelType w:val="multilevel"/>
    <w:tmpl w:val="49CECA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5C4223DD"/>
    <w:multiLevelType w:val="multilevel"/>
    <w:tmpl w:val="49CECA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65C870E2"/>
    <w:multiLevelType w:val="hybridMultilevel"/>
    <w:tmpl w:val="DBB2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61D"/>
    <w:rsid w:val="0002415D"/>
    <w:rsid w:val="00024D8A"/>
    <w:rsid w:val="00074A9D"/>
    <w:rsid w:val="0007574D"/>
    <w:rsid w:val="00094BBA"/>
    <w:rsid w:val="000C131D"/>
    <w:rsid w:val="000E3F99"/>
    <w:rsid w:val="00110F31"/>
    <w:rsid w:val="00113616"/>
    <w:rsid w:val="00150A13"/>
    <w:rsid w:val="0017356F"/>
    <w:rsid w:val="00196C90"/>
    <w:rsid w:val="001B7C52"/>
    <w:rsid w:val="001D2E3C"/>
    <w:rsid w:val="00212CA0"/>
    <w:rsid w:val="00224F7A"/>
    <w:rsid w:val="00233587"/>
    <w:rsid w:val="002564EF"/>
    <w:rsid w:val="00273031"/>
    <w:rsid w:val="00290031"/>
    <w:rsid w:val="002B2F2F"/>
    <w:rsid w:val="002C7744"/>
    <w:rsid w:val="002D4B3F"/>
    <w:rsid w:val="00316A32"/>
    <w:rsid w:val="0033580C"/>
    <w:rsid w:val="00362540"/>
    <w:rsid w:val="0037011D"/>
    <w:rsid w:val="00372142"/>
    <w:rsid w:val="003B4FCC"/>
    <w:rsid w:val="003B5F78"/>
    <w:rsid w:val="00410542"/>
    <w:rsid w:val="004D17D8"/>
    <w:rsid w:val="004D4E84"/>
    <w:rsid w:val="004F7083"/>
    <w:rsid w:val="0055210D"/>
    <w:rsid w:val="0058694B"/>
    <w:rsid w:val="005B348F"/>
    <w:rsid w:val="005B6737"/>
    <w:rsid w:val="005D1B7F"/>
    <w:rsid w:val="005D6850"/>
    <w:rsid w:val="005F0374"/>
    <w:rsid w:val="00614CC7"/>
    <w:rsid w:val="00632118"/>
    <w:rsid w:val="00655969"/>
    <w:rsid w:val="00693F78"/>
    <w:rsid w:val="006B14AF"/>
    <w:rsid w:val="006D64FA"/>
    <w:rsid w:val="00722232"/>
    <w:rsid w:val="00771D13"/>
    <w:rsid w:val="007904EA"/>
    <w:rsid w:val="007B061D"/>
    <w:rsid w:val="008241CE"/>
    <w:rsid w:val="00842103"/>
    <w:rsid w:val="008516AD"/>
    <w:rsid w:val="008B7748"/>
    <w:rsid w:val="008E34A4"/>
    <w:rsid w:val="009056C4"/>
    <w:rsid w:val="009119B8"/>
    <w:rsid w:val="0091584D"/>
    <w:rsid w:val="00937751"/>
    <w:rsid w:val="00952597"/>
    <w:rsid w:val="00983B65"/>
    <w:rsid w:val="00985575"/>
    <w:rsid w:val="00993730"/>
    <w:rsid w:val="009A069A"/>
    <w:rsid w:val="009A39D9"/>
    <w:rsid w:val="009A4488"/>
    <w:rsid w:val="009B2402"/>
    <w:rsid w:val="009E0D50"/>
    <w:rsid w:val="009F7259"/>
    <w:rsid w:val="00A0673D"/>
    <w:rsid w:val="00A06775"/>
    <w:rsid w:val="00A4405C"/>
    <w:rsid w:val="00A61CFD"/>
    <w:rsid w:val="00A624D1"/>
    <w:rsid w:val="00A67A1D"/>
    <w:rsid w:val="00A7238E"/>
    <w:rsid w:val="00AB6ECF"/>
    <w:rsid w:val="00AF7271"/>
    <w:rsid w:val="00B40E0E"/>
    <w:rsid w:val="00B417AC"/>
    <w:rsid w:val="00B643D2"/>
    <w:rsid w:val="00BF53FF"/>
    <w:rsid w:val="00C03182"/>
    <w:rsid w:val="00C05331"/>
    <w:rsid w:val="00C2587F"/>
    <w:rsid w:val="00C437CD"/>
    <w:rsid w:val="00C92E1F"/>
    <w:rsid w:val="00CB77A7"/>
    <w:rsid w:val="00D026B4"/>
    <w:rsid w:val="00D11AEC"/>
    <w:rsid w:val="00D616E5"/>
    <w:rsid w:val="00D85C4A"/>
    <w:rsid w:val="00DA225A"/>
    <w:rsid w:val="00DE280E"/>
    <w:rsid w:val="00DF5854"/>
    <w:rsid w:val="00E0404D"/>
    <w:rsid w:val="00E07E7D"/>
    <w:rsid w:val="00E5544D"/>
    <w:rsid w:val="00E57F95"/>
    <w:rsid w:val="00E87A57"/>
    <w:rsid w:val="00EB04CE"/>
    <w:rsid w:val="00EB5BD6"/>
    <w:rsid w:val="00EE3568"/>
    <w:rsid w:val="00EE48F1"/>
    <w:rsid w:val="00F3470B"/>
    <w:rsid w:val="00F45721"/>
    <w:rsid w:val="00F80260"/>
    <w:rsid w:val="00FB52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7882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B061D"/>
    <w:rPr>
      <w:rFonts w:ascii="Times New Roman" w:eastAsia="Times New Roman" w:hAnsi="Times New Roman" w:cs="Times New Roman"/>
    </w:rPr>
  </w:style>
  <w:style w:type="paragraph" w:styleId="Heading1">
    <w:name w:val="heading 1"/>
    <w:basedOn w:val="Normal"/>
    <w:next w:val="Normal"/>
    <w:link w:val="Heading1Char"/>
    <w:uiPriority w:val="9"/>
    <w:qFormat/>
    <w:rsid w:val="00A624D1"/>
    <w:pPr>
      <w:keepNext/>
      <w:keepLines/>
      <w:spacing w:before="480" w:line="360" w:lineRule="auto"/>
      <w:outlineLvl w:val="0"/>
    </w:pPr>
    <w:rPr>
      <w:rFonts w:ascii="Arial Narrow" w:eastAsiaTheme="majorEastAsia" w:hAnsi="Arial Narrow" w:cstheme="majorBidi"/>
      <w:b/>
      <w:bCs/>
      <w:sz w:val="32"/>
      <w:szCs w:val="32"/>
    </w:rPr>
  </w:style>
  <w:style w:type="paragraph" w:styleId="Heading2">
    <w:name w:val="heading 2"/>
    <w:basedOn w:val="Normal"/>
    <w:next w:val="Normal"/>
    <w:link w:val="Heading2Char"/>
    <w:uiPriority w:val="9"/>
    <w:unhideWhenUsed/>
    <w:qFormat/>
    <w:rsid w:val="00771D13"/>
    <w:pPr>
      <w:keepNext/>
      <w:keepLines/>
      <w:spacing w:before="200" w:line="360" w:lineRule="auto"/>
      <w:outlineLvl w:val="1"/>
    </w:pPr>
    <w:rPr>
      <w:rFonts w:ascii="Arial Narrow" w:eastAsiaTheme="majorEastAsia" w:hAnsi="Arial Narrow"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61D"/>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7B061D"/>
    <w:rPr>
      <w:rFonts w:ascii="Lucida Grande" w:hAnsi="Lucida Grande" w:cs="Lucida Grande"/>
      <w:sz w:val="18"/>
      <w:szCs w:val="18"/>
    </w:rPr>
  </w:style>
  <w:style w:type="paragraph" w:customStyle="1" w:styleId="DocTitle">
    <w:name w:val="Doc Title"/>
    <w:link w:val="DocTitleChar"/>
    <w:uiPriority w:val="12"/>
    <w:qFormat/>
    <w:rsid w:val="000C131D"/>
    <w:pPr>
      <w:spacing w:line="360" w:lineRule="auto"/>
    </w:pPr>
    <w:rPr>
      <w:rFonts w:ascii="Arial Narrow" w:eastAsia="Times New Roman" w:hAnsi="Arial Narrow" w:cs="Times New Roman"/>
      <w:b/>
      <w:bCs/>
      <w:color w:val="000000" w:themeColor="text1"/>
      <w:kern w:val="28"/>
      <w:sz w:val="40"/>
    </w:rPr>
  </w:style>
  <w:style w:type="character" w:customStyle="1" w:styleId="DocTitleChar">
    <w:name w:val="Doc Title Char"/>
    <w:basedOn w:val="DefaultParagraphFont"/>
    <w:link w:val="DocTitle"/>
    <w:uiPriority w:val="12"/>
    <w:rsid w:val="000C131D"/>
    <w:rPr>
      <w:rFonts w:ascii="Arial Narrow" w:eastAsia="Times New Roman" w:hAnsi="Arial Narrow" w:cs="Times New Roman"/>
      <w:b/>
      <w:bCs/>
      <w:color w:val="000000" w:themeColor="text1"/>
      <w:kern w:val="28"/>
      <w:sz w:val="40"/>
    </w:rPr>
  </w:style>
  <w:style w:type="paragraph" w:styleId="Title">
    <w:name w:val="Title"/>
    <w:basedOn w:val="Normal"/>
    <w:next w:val="Normal"/>
    <w:link w:val="TitleChar"/>
    <w:uiPriority w:val="10"/>
    <w:qFormat/>
    <w:rsid w:val="007B061D"/>
    <w:pPr>
      <w:pBdr>
        <w:bottom w:val="single" w:sz="8" w:space="4" w:color="4F81BD" w:themeColor="accent1"/>
      </w:pBdr>
      <w:spacing w:after="300"/>
      <w:contextualSpacing/>
    </w:pPr>
    <w:rPr>
      <w:rFonts w:ascii="Arial" w:eastAsiaTheme="majorEastAsia" w:hAnsi="Arial" w:cstheme="majorBidi"/>
      <w:spacing w:val="5"/>
      <w:kern w:val="28"/>
      <w:sz w:val="52"/>
      <w:szCs w:val="52"/>
    </w:rPr>
  </w:style>
  <w:style w:type="character" w:customStyle="1" w:styleId="TitleChar">
    <w:name w:val="Title Char"/>
    <w:basedOn w:val="DefaultParagraphFont"/>
    <w:link w:val="Title"/>
    <w:uiPriority w:val="10"/>
    <w:rsid w:val="007B061D"/>
    <w:rPr>
      <w:rFonts w:ascii="Arial" w:eastAsiaTheme="majorEastAsia" w:hAnsi="Arial" w:cstheme="majorBidi"/>
      <w:spacing w:val="5"/>
      <w:kern w:val="28"/>
      <w:sz w:val="52"/>
      <w:szCs w:val="52"/>
    </w:rPr>
  </w:style>
  <w:style w:type="character" w:customStyle="1" w:styleId="DocumentNumber">
    <w:name w:val="Document Number"/>
    <w:uiPriority w:val="12"/>
    <w:qFormat/>
    <w:rsid w:val="007B061D"/>
    <w:rPr>
      <w:rFonts w:ascii="Arial" w:hAnsi="Arial"/>
      <w:caps/>
      <w:spacing w:val="20"/>
      <w:sz w:val="14"/>
    </w:rPr>
  </w:style>
  <w:style w:type="paragraph" w:customStyle="1" w:styleId="DocSubtitle">
    <w:name w:val="Doc Subtitle"/>
    <w:link w:val="DocSubtitleChar"/>
    <w:uiPriority w:val="12"/>
    <w:qFormat/>
    <w:rsid w:val="007B061D"/>
    <w:rPr>
      <w:rFonts w:ascii="Arial Narrow" w:eastAsia="Times New Roman" w:hAnsi="Arial Narrow" w:cs="Times New Roman"/>
      <w:b/>
      <w:bCs/>
      <w:color w:val="000000" w:themeColor="text1"/>
      <w:kern w:val="28"/>
      <w:sz w:val="32"/>
    </w:rPr>
  </w:style>
  <w:style w:type="character" w:customStyle="1" w:styleId="DocSubtitleChar">
    <w:name w:val="Doc Subtitle Char"/>
    <w:basedOn w:val="DefaultParagraphFont"/>
    <w:link w:val="DocSubtitle"/>
    <w:uiPriority w:val="12"/>
    <w:rsid w:val="007B061D"/>
    <w:rPr>
      <w:rFonts w:ascii="Arial Narrow" w:eastAsia="Times New Roman" w:hAnsi="Arial Narrow" w:cs="Times New Roman"/>
      <w:b/>
      <w:bCs/>
      <w:color w:val="000000" w:themeColor="text1"/>
      <w:kern w:val="28"/>
      <w:sz w:val="32"/>
    </w:rPr>
  </w:style>
  <w:style w:type="paragraph" w:customStyle="1" w:styleId="DocAuthorDate">
    <w:name w:val="Doc Author/Date"/>
    <w:link w:val="DocAuthorDateChar"/>
    <w:uiPriority w:val="12"/>
    <w:qFormat/>
    <w:rsid w:val="007B061D"/>
    <w:rPr>
      <w:rFonts w:ascii="Arial Narrow" w:eastAsia="Times New Roman" w:hAnsi="Arial Narrow" w:cs="Times New Roman"/>
      <w:b/>
      <w:color w:val="000000" w:themeColor="text1"/>
      <w:sz w:val="28"/>
    </w:rPr>
  </w:style>
  <w:style w:type="character" w:customStyle="1" w:styleId="DocAuthorDateChar">
    <w:name w:val="Doc Author/Date Char"/>
    <w:basedOn w:val="DefaultParagraphFont"/>
    <w:link w:val="DocAuthorDate"/>
    <w:uiPriority w:val="12"/>
    <w:rsid w:val="007B061D"/>
    <w:rPr>
      <w:rFonts w:ascii="Arial Narrow" w:eastAsia="Times New Roman" w:hAnsi="Arial Narrow" w:cs="Times New Roman"/>
      <w:b/>
      <w:color w:val="000000" w:themeColor="text1"/>
      <w:sz w:val="28"/>
    </w:rPr>
  </w:style>
  <w:style w:type="paragraph" w:styleId="Header">
    <w:name w:val="header"/>
    <w:basedOn w:val="Normal"/>
    <w:link w:val="HeaderChar"/>
    <w:uiPriority w:val="99"/>
    <w:unhideWhenUsed/>
    <w:rsid w:val="007B061D"/>
    <w:pPr>
      <w:tabs>
        <w:tab w:val="center" w:pos="4320"/>
        <w:tab w:val="right" w:pos="8640"/>
      </w:tabs>
    </w:pPr>
  </w:style>
  <w:style w:type="character" w:customStyle="1" w:styleId="HeaderChar">
    <w:name w:val="Header Char"/>
    <w:basedOn w:val="DefaultParagraphFont"/>
    <w:link w:val="Header"/>
    <w:uiPriority w:val="99"/>
    <w:rsid w:val="007B061D"/>
    <w:rPr>
      <w:rFonts w:ascii="Times New Roman" w:eastAsia="Times New Roman" w:hAnsi="Times New Roman" w:cs="Times New Roman"/>
    </w:rPr>
  </w:style>
  <w:style w:type="paragraph" w:styleId="Footer">
    <w:name w:val="footer"/>
    <w:basedOn w:val="Normal"/>
    <w:link w:val="FooterChar"/>
    <w:uiPriority w:val="99"/>
    <w:unhideWhenUsed/>
    <w:rsid w:val="007B061D"/>
    <w:pPr>
      <w:tabs>
        <w:tab w:val="center" w:pos="4320"/>
        <w:tab w:val="right" w:pos="8640"/>
      </w:tabs>
    </w:pPr>
  </w:style>
  <w:style w:type="character" w:customStyle="1" w:styleId="FooterChar">
    <w:name w:val="Footer Char"/>
    <w:basedOn w:val="DefaultParagraphFont"/>
    <w:link w:val="Footer"/>
    <w:uiPriority w:val="99"/>
    <w:rsid w:val="007B061D"/>
    <w:rPr>
      <w:rFonts w:ascii="Times New Roman" w:eastAsia="Times New Roman" w:hAnsi="Times New Roman" w:cs="Times New Roman"/>
    </w:rPr>
  </w:style>
  <w:style w:type="paragraph" w:customStyle="1" w:styleId="Classification-black">
    <w:name w:val="Classification-black"/>
    <w:basedOn w:val="Normal"/>
    <w:rsid w:val="007B061D"/>
    <w:pPr>
      <w:tabs>
        <w:tab w:val="left" w:pos="720"/>
        <w:tab w:val="left" w:pos="2160"/>
        <w:tab w:val="left" w:pos="3600"/>
        <w:tab w:val="left" w:pos="5040"/>
        <w:tab w:val="left" w:pos="6480"/>
        <w:tab w:val="left" w:pos="7920"/>
      </w:tabs>
      <w:spacing w:before="100" w:after="100"/>
      <w:jc w:val="center"/>
    </w:pPr>
    <w:rPr>
      <w:rFonts w:ascii="Arial" w:eastAsia="MS Mincho" w:hAnsi="Arial"/>
      <w:b/>
      <w:color w:val="000000" w:themeColor="text1"/>
      <w:sz w:val="28"/>
    </w:rPr>
  </w:style>
  <w:style w:type="paragraph" w:styleId="TOC1">
    <w:name w:val="toc 1"/>
    <w:basedOn w:val="Normal"/>
    <w:next w:val="Normal"/>
    <w:autoRedefine/>
    <w:uiPriority w:val="39"/>
    <w:unhideWhenUsed/>
    <w:rsid w:val="00A67A1D"/>
  </w:style>
  <w:style w:type="paragraph" w:styleId="TOC2">
    <w:name w:val="toc 2"/>
    <w:basedOn w:val="Normal"/>
    <w:next w:val="Normal"/>
    <w:autoRedefine/>
    <w:uiPriority w:val="39"/>
    <w:unhideWhenUsed/>
    <w:rsid w:val="00A67A1D"/>
    <w:pPr>
      <w:ind w:left="240"/>
    </w:pPr>
  </w:style>
  <w:style w:type="paragraph" w:styleId="TOC3">
    <w:name w:val="toc 3"/>
    <w:basedOn w:val="Normal"/>
    <w:next w:val="Normal"/>
    <w:autoRedefine/>
    <w:uiPriority w:val="39"/>
    <w:unhideWhenUsed/>
    <w:rsid w:val="00A67A1D"/>
    <w:pPr>
      <w:ind w:left="480"/>
    </w:pPr>
  </w:style>
  <w:style w:type="paragraph" w:styleId="TOC4">
    <w:name w:val="toc 4"/>
    <w:basedOn w:val="Normal"/>
    <w:next w:val="Normal"/>
    <w:autoRedefine/>
    <w:uiPriority w:val="39"/>
    <w:unhideWhenUsed/>
    <w:rsid w:val="00A67A1D"/>
    <w:pPr>
      <w:ind w:left="720"/>
    </w:pPr>
  </w:style>
  <w:style w:type="paragraph" w:styleId="TOC5">
    <w:name w:val="toc 5"/>
    <w:basedOn w:val="Normal"/>
    <w:next w:val="Normal"/>
    <w:autoRedefine/>
    <w:uiPriority w:val="39"/>
    <w:unhideWhenUsed/>
    <w:rsid w:val="00A67A1D"/>
    <w:pPr>
      <w:ind w:left="960"/>
    </w:pPr>
  </w:style>
  <w:style w:type="paragraph" w:styleId="TOC6">
    <w:name w:val="toc 6"/>
    <w:basedOn w:val="Normal"/>
    <w:next w:val="Normal"/>
    <w:autoRedefine/>
    <w:uiPriority w:val="39"/>
    <w:unhideWhenUsed/>
    <w:rsid w:val="00A67A1D"/>
    <w:pPr>
      <w:ind w:left="1200"/>
    </w:pPr>
  </w:style>
  <w:style w:type="paragraph" w:styleId="TOC7">
    <w:name w:val="toc 7"/>
    <w:basedOn w:val="Normal"/>
    <w:next w:val="Normal"/>
    <w:autoRedefine/>
    <w:uiPriority w:val="39"/>
    <w:unhideWhenUsed/>
    <w:rsid w:val="00A67A1D"/>
    <w:pPr>
      <w:ind w:left="1440"/>
    </w:pPr>
  </w:style>
  <w:style w:type="paragraph" w:styleId="TOC8">
    <w:name w:val="toc 8"/>
    <w:basedOn w:val="Normal"/>
    <w:next w:val="Normal"/>
    <w:autoRedefine/>
    <w:uiPriority w:val="39"/>
    <w:unhideWhenUsed/>
    <w:rsid w:val="00A67A1D"/>
    <w:pPr>
      <w:ind w:left="1680"/>
    </w:pPr>
  </w:style>
  <w:style w:type="paragraph" w:styleId="TOC9">
    <w:name w:val="toc 9"/>
    <w:basedOn w:val="Normal"/>
    <w:next w:val="Normal"/>
    <w:autoRedefine/>
    <w:uiPriority w:val="39"/>
    <w:unhideWhenUsed/>
    <w:rsid w:val="00A67A1D"/>
    <w:pPr>
      <w:ind w:left="1920"/>
    </w:pPr>
  </w:style>
  <w:style w:type="character" w:customStyle="1" w:styleId="Heading1Char">
    <w:name w:val="Heading 1 Char"/>
    <w:basedOn w:val="DefaultParagraphFont"/>
    <w:link w:val="Heading1"/>
    <w:uiPriority w:val="9"/>
    <w:rsid w:val="00A624D1"/>
    <w:rPr>
      <w:rFonts w:ascii="Arial Narrow" w:eastAsiaTheme="majorEastAsia" w:hAnsi="Arial Narrow" w:cstheme="majorBidi"/>
      <w:b/>
      <w:bCs/>
      <w:sz w:val="32"/>
      <w:szCs w:val="32"/>
    </w:rPr>
  </w:style>
  <w:style w:type="paragraph" w:styleId="ListParagraph">
    <w:name w:val="List Paragraph"/>
    <w:basedOn w:val="Normal"/>
    <w:uiPriority w:val="34"/>
    <w:qFormat/>
    <w:rsid w:val="00EE48F1"/>
    <w:pPr>
      <w:ind w:left="720"/>
      <w:contextualSpacing/>
    </w:pPr>
  </w:style>
  <w:style w:type="paragraph" w:styleId="FootnoteText">
    <w:name w:val="footnote text"/>
    <w:basedOn w:val="Normal"/>
    <w:link w:val="FootnoteTextChar"/>
    <w:uiPriority w:val="99"/>
    <w:unhideWhenUsed/>
    <w:rsid w:val="00F3470B"/>
  </w:style>
  <w:style w:type="character" w:customStyle="1" w:styleId="FootnoteTextChar">
    <w:name w:val="Footnote Text Char"/>
    <w:basedOn w:val="DefaultParagraphFont"/>
    <w:link w:val="FootnoteText"/>
    <w:uiPriority w:val="99"/>
    <w:rsid w:val="00F3470B"/>
    <w:rPr>
      <w:rFonts w:ascii="Times New Roman" w:eastAsia="Times New Roman" w:hAnsi="Times New Roman" w:cs="Times New Roman"/>
    </w:rPr>
  </w:style>
  <w:style w:type="character" w:styleId="FootnoteReference">
    <w:name w:val="footnote reference"/>
    <w:basedOn w:val="DefaultParagraphFont"/>
    <w:uiPriority w:val="99"/>
    <w:unhideWhenUsed/>
    <w:rsid w:val="00F3470B"/>
    <w:rPr>
      <w:vertAlign w:val="superscript"/>
    </w:rPr>
  </w:style>
  <w:style w:type="table" w:styleId="TableGrid">
    <w:name w:val="Table Grid"/>
    <w:basedOn w:val="TableNormal"/>
    <w:uiPriority w:val="59"/>
    <w:rsid w:val="00F457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771D13"/>
    <w:rPr>
      <w:rFonts w:ascii="Arial Narrow" w:eastAsiaTheme="majorEastAsia" w:hAnsi="Arial Narrow" w:cstheme="majorBidi"/>
      <w:b/>
      <w:bCs/>
      <w:color w:val="000000" w:themeColor="text1"/>
      <w:sz w:val="26"/>
      <w:szCs w:val="26"/>
    </w:rPr>
  </w:style>
  <w:style w:type="character" w:styleId="PageNumber">
    <w:name w:val="page number"/>
    <w:basedOn w:val="DefaultParagraphFont"/>
    <w:uiPriority w:val="99"/>
    <w:semiHidden/>
    <w:unhideWhenUsed/>
    <w:rsid w:val="00693F78"/>
  </w:style>
  <w:style w:type="character" w:styleId="Hyperlink">
    <w:name w:val="Hyperlink"/>
    <w:basedOn w:val="DefaultParagraphFont"/>
    <w:uiPriority w:val="99"/>
    <w:unhideWhenUsed/>
    <w:rsid w:val="00E07E7D"/>
    <w:rPr>
      <w:color w:val="0000FF" w:themeColor="hyperlink"/>
      <w:u w:val="single"/>
    </w:rPr>
  </w:style>
  <w:style w:type="character" w:styleId="CommentReference">
    <w:name w:val="annotation reference"/>
    <w:basedOn w:val="DefaultParagraphFont"/>
    <w:uiPriority w:val="99"/>
    <w:semiHidden/>
    <w:unhideWhenUsed/>
    <w:rsid w:val="00196C90"/>
    <w:rPr>
      <w:sz w:val="18"/>
      <w:szCs w:val="18"/>
    </w:rPr>
  </w:style>
  <w:style w:type="paragraph" w:styleId="CommentText">
    <w:name w:val="annotation text"/>
    <w:basedOn w:val="Normal"/>
    <w:link w:val="CommentTextChar"/>
    <w:uiPriority w:val="99"/>
    <w:semiHidden/>
    <w:unhideWhenUsed/>
    <w:rsid w:val="00196C90"/>
  </w:style>
  <w:style w:type="character" w:customStyle="1" w:styleId="CommentTextChar">
    <w:name w:val="Comment Text Char"/>
    <w:basedOn w:val="DefaultParagraphFont"/>
    <w:link w:val="CommentText"/>
    <w:uiPriority w:val="99"/>
    <w:semiHidden/>
    <w:rsid w:val="00196C90"/>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96C90"/>
    <w:rPr>
      <w:b/>
      <w:bCs/>
      <w:sz w:val="20"/>
      <w:szCs w:val="20"/>
    </w:rPr>
  </w:style>
  <w:style w:type="character" w:customStyle="1" w:styleId="CommentSubjectChar">
    <w:name w:val="Comment Subject Char"/>
    <w:basedOn w:val="CommentTextChar"/>
    <w:link w:val="CommentSubject"/>
    <w:uiPriority w:val="99"/>
    <w:semiHidden/>
    <w:rsid w:val="00196C90"/>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B061D"/>
    <w:rPr>
      <w:rFonts w:ascii="Times New Roman" w:eastAsia="Times New Roman" w:hAnsi="Times New Roman" w:cs="Times New Roman"/>
    </w:rPr>
  </w:style>
  <w:style w:type="paragraph" w:styleId="Heading1">
    <w:name w:val="heading 1"/>
    <w:basedOn w:val="Normal"/>
    <w:next w:val="Normal"/>
    <w:link w:val="Heading1Char"/>
    <w:uiPriority w:val="9"/>
    <w:qFormat/>
    <w:rsid w:val="00A624D1"/>
    <w:pPr>
      <w:keepNext/>
      <w:keepLines/>
      <w:spacing w:before="480" w:line="360" w:lineRule="auto"/>
      <w:outlineLvl w:val="0"/>
    </w:pPr>
    <w:rPr>
      <w:rFonts w:ascii="Arial Narrow" w:eastAsiaTheme="majorEastAsia" w:hAnsi="Arial Narrow" w:cstheme="majorBidi"/>
      <w:b/>
      <w:bCs/>
      <w:sz w:val="32"/>
      <w:szCs w:val="32"/>
    </w:rPr>
  </w:style>
  <w:style w:type="paragraph" w:styleId="Heading2">
    <w:name w:val="heading 2"/>
    <w:basedOn w:val="Normal"/>
    <w:next w:val="Normal"/>
    <w:link w:val="Heading2Char"/>
    <w:uiPriority w:val="9"/>
    <w:unhideWhenUsed/>
    <w:qFormat/>
    <w:rsid w:val="00771D13"/>
    <w:pPr>
      <w:keepNext/>
      <w:keepLines/>
      <w:spacing w:before="200" w:line="360" w:lineRule="auto"/>
      <w:outlineLvl w:val="1"/>
    </w:pPr>
    <w:rPr>
      <w:rFonts w:ascii="Arial Narrow" w:eastAsiaTheme="majorEastAsia" w:hAnsi="Arial Narrow"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61D"/>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7B061D"/>
    <w:rPr>
      <w:rFonts w:ascii="Lucida Grande" w:hAnsi="Lucida Grande" w:cs="Lucida Grande"/>
      <w:sz w:val="18"/>
      <w:szCs w:val="18"/>
    </w:rPr>
  </w:style>
  <w:style w:type="paragraph" w:customStyle="1" w:styleId="DocTitle">
    <w:name w:val="Doc Title"/>
    <w:link w:val="DocTitleChar"/>
    <w:uiPriority w:val="12"/>
    <w:qFormat/>
    <w:rsid w:val="000C131D"/>
    <w:pPr>
      <w:spacing w:line="360" w:lineRule="auto"/>
    </w:pPr>
    <w:rPr>
      <w:rFonts w:ascii="Arial Narrow" w:eastAsia="Times New Roman" w:hAnsi="Arial Narrow" w:cs="Times New Roman"/>
      <w:b/>
      <w:bCs/>
      <w:color w:val="000000" w:themeColor="text1"/>
      <w:kern w:val="28"/>
      <w:sz w:val="40"/>
    </w:rPr>
  </w:style>
  <w:style w:type="character" w:customStyle="1" w:styleId="DocTitleChar">
    <w:name w:val="Doc Title Char"/>
    <w:basedOn w:val="DefaultParagraphFont"/>
    <w:link w:val="DocTitle"/>
    <w:uiPriority w:val="12"/>
    <w:rsid w:val="000C131D"/>
    <w:rPr>
      <w:rFonts w:ascii="Arial Narrow" w:eastAsia="Times New Roman" w:hAnsi="Arial Narrow" w:cs="Times New Roman"/>
      <w:b/>
      <w:bCs/>
      <w:color w:val="000000" w:themeColor="text1"/>
      <w:kern w:val="28"/>
      <w:sz w:val="40"/>
    </w:rPr>
  </w:style>
  <w:style w:type="paragraph" w:styleId="Title">
    <w:name w:val="Title"/>
    <w:basedOn w:val="Normal"/>
    <w:next w:val="Normal"/>
    <w:link w:val="TitleChar"/>
    <w:uiPriority w:val="10"/>
    <w:qFormat/>
    <w:rsid w:val="007B061D"/>
    <w:pPr>
      <w:pBdr>
        <w:bottom w:val="single" w:sz="8" w:space="4" w:color="4F81BD" w:themeColor="accent1"/>
      </w:pBdr>
      <w:spacing w:after="300"/>
      <w:contextualSpacing/>
    </w:pPr>
    <w:rPr>
      <w:rFonts w:ascii="Arial" w:eastAsiaTheme="majorEastAsia" w:hAnsi="Arial" w:cstheme="majorBidi"/>
      <w:spacing w:val="5"/>
      <w:kern w:val="28"/>
      <w:sz w:val="52"/>
      <w:szCs w:val="52"/>
    </w:rPr>
  </w:style>
  <w:style w:type="character" w:customStyle="1" w:styleId="TitleChar">
    <w:name w:val="Title Char"/>
    <w:basedOn w:val="DefaultParagraphFont"/>
    <w:link w:val="Title"/>
    <w:uiPriority w:val="10"/>
    <w:rsid w:val="007B061D"/>
    <w:rPr>
      <w:rFonts w:ascii="Arial" w:eastAsiaTheme="majorEastAsia" w:hAnsi="Arial" w:cstheme="majorBidi"/>
      <w:spacing w:val="5"/>
      <w:kern w:val="28"/>
      <w:sz w:val="52"/>
      <w:szCs w:val="52"/>
    </w:rPr>
  </w:style>
  <w:style w:type="character" w:customStyle="1" w:styleId="DocumentNumber">
    <w:name w:val="Document Number"/>
    <w:uiPriority w:val="12"/>
    <w:qFormat/>
    <w:rsid w:val="007B061D"/>
    <w:rPr>
      <w:rFonts w:ascii="Arial" w:hAnsi="Arial"/>
      <w:caps/>
      <w:spacing w:val="20"/>
      <w:sz w:val="14"/>
    </w:rPr>
  </w:style>
  <w:style w:type="paragraph" w:customStyle="1" w:styleId="DocSubtitle">
    <w:name w:val="Doc Subtitle"/>
    <w:link w:val="DocSubtitleChar"/>
    <w:uiPriority w:val="12"/>
    <w:qFormat/>
    <w:rsid w:val="007B061D"/>
    <w:rPr>
      <w:rFonts w:ascii="Arial Narrow" w:eastAsia="Times New Roman" w:hAnsi="Arial Narrow" w:cs="Times New Roman"/>
      <w:b/>
      <w:bCs/>
      <w:color w:val="000000" w:themeColor="text1"/>
      <w:kern w:val="28"/>
      <w:sz w:val="32"/>
    </w:rPr>
  </w:style>
  <w:style w:type="character" w:customStyle="1" w:styleId="DocSubtitleChar">
    <w:name w:val="Doc Subtitle Char"/>
    <w:basedOn w:val="DefaultParagraphFont"/>
    <w:link w:val="DocSubtitle"/>
    <w:uiPriority w:val="12"/>
    <w:rsid w:val="007B061D"/>
    <w:rPr>
      <w:rFonts w:ascii="Arial Narrow" w:eastAsia="Times New Roman" w:hAnsi="Arial Narrow" w:cs="Times New Roman"/>
      <w:b/>
      <w:bCs/>
      <w:color w:val="000000" w:themeColor="text1"/>
      <w:kern w:val="28"/>
      <w:sz w:val="32"/>
    </w:rPr>
  </w:style>
  <w:style w:type="paragraph" w:customStyle="1" w:styleId="DocAuthorDate">
    <w:name w:val="Doc Author/Date"/>
    <w:link w:val="DocAuthorDateChar"/>
    <w:uiPriority w:val="12"/>
    <w:qFormat/>
    <w:rsid w:val="007B061D"/>
    <w:rPr>
      <w:rFonts w:ascii="Arial Narrow" w:eastAsia="Times New Roman" w:hAnsi="Arial Narrow" w:cs="Times New Roman"/>
      <w:b/>
      <w:color w:val="000000" w:themeColor="text1"/>
      <w:sz w:val="28"/>
    </w:rPr>
  </w:style>
  <w:style w:type="character" w:customStyle="1" w:styleId="DocAuthorDateChar">
    <w:name w:val="Doc Author/Date Char"/>
    <w:basedOn w:val="DefaultParagraphFont"/>
    <w:link w:val="DocAuthorDate"/>
    <w:uiPriority w:val="12"/>
    <w:rsid w:val="007B061D"/>
    <w:rPr>
      <w:rFonts w:ascii="Arial Narrow" w:eastAsia="Times New Roman" w:hAnsi="Arial Narrow" w:cs="Times New Roman"/>
      <w:b/>
      <w:color w:val="000000" w:themeColor="text1"/>
      <w:sz w:val="28"/>
    </w:rPr>
  </w:style>
  <w:style w:type="paragraph" w:styleId="Header">
    <w:name w:val="header"/>
    <w:basedOn w:val="Normal"/>
    <w:link w:val="HeaderChar"/>
    <w:uiPriority w:val="99"/>
    <w:unhideWhenUsed/>
    <w:rsid w:val="007B061D"/>
    <w:pPr>
      <w:tabs>
        <w:tab w:val="center" w:pos="4320"/>
        <w:tab w:val="right" w:pos="8640"/>
      </w:tabs>
    </w:pPr>
  </w:style>
  <w:style w:type="character" w:customStyle="1" w:styleId="HeaderChar">
    <w:name w:val="Header Char"/>
    <w:basedOn w:val="DefaultParagraphFont"/>
    <w:link w:val="Header"/>
    <w:uiPriority w:val="99"/>
    <w:rsid w:val="007B061D"/>
    <w:rPr>
      <w:rFonts w:ascii="Times New Roman" w:eastAsia="Times New Roman" w:hAnsi="Times New Roman" w:cs="Times New Roman"/>
    </w:rPr>
  </w:style>
  <w:style w:type="paragraph" w:styleId="Footer">
    <w:name w:val="footer"/>
    <w:basedOn w:val="Normal"/>
    <w:link w:val="FooterChar"/>
    <w:uiPriority w:val="99"/>
    <w:unhideWhenUsed/>
    <w:rsid w:val="007B061D"/>
    <w:pPr>
      <w:tabs>
        <w:tab w:val="center" w:pos="4320"/>
        <w:tab w:val="right" w:pos="8640"/>
      </w:tabs>
    </w:pPr>
  </w:style>
  <w:style w:type="character" w:customStyle="1" w:styleId="FooterChar">
    <w:name w:val="Footer Char"/>
    <w:basedOn w:val="DefaultParagraphFont"/>
    <w:link w:val="Footer"/>
    <w:uiPriority w:val="99"/>
    <w:rsid w:val="007B061D"/>
    <w:rPr>
      <w:rFonts w:ascii="Times New Roman" w:eastAsia="Times New Roman" w:hAnsi="Times New Roman" w:cs="Times New Roman"/>
    </w:rPr>
  </w:style>
  <w:style w:type="paragraph" w:customStyle="1" w:styleId="Classification-black">
    <w:name w:val="Classification-black"/>
    <w:basedOn w:val="Normal"/>
    <w:rsid w:val="007B061D"/>
    <w:pPr>
      <w:tabs>
        <w:tab w:val="left" w:pos="720"/>
        <w:tab w:val="left" w:pos="2160"/>
        <w:tab w:val="left" w:pos="3600"/>
        <w:tab w:val="left" w:pos="5040"/>
        <w:tab w:val="left" w:pos="6480"/>
        <w:tab w:val="left" w:pos="7920"/>
      </w:tabs>
      <w:spacing w:before="100" w:after="100"/>
      <w:jc w:val="center"/>
    </w:pPr>
    <w:rPr>
      <w:rFonts w:ascii="Arial" w:eastAsia="MS Mincho" w:hAnsi="Arial"/>
      <w:b/>
      <w:color w:val="000000" w:themeColor="text1"/>
      <w:sz w:val="28"/>
    </w:rPr>
  </w:style>
  <w:style w:type="paragraph" w:styleId="TOC1">
    <w:name w:val="toc 1"/>
    <w:basedOn w:val="Normal"/>
    <w:next w:val="Normal"/>
    <w:autoRedefine/>
    <w:uiPriority w:val="39"/>
    <w:unhideWhenUsed/>
    <w:rsid w:val="00A67A1D"/>
  </w:style>
  <w:style w:type="paragraph" w:styleId="TOC2">
    <w:name w:val="toc 2"/>
    <w:basedOn w:val="Normal"/>
    <w:next w:val="Normal"/>
    <w:autoRedefine/>
    <w:uiPriority w:val="39"/>
    <w:unhideWhenUsed/>
    <w:rsid w:val="00A67A1D"/>
    <w:pPr>
      <w:ind w:left="240"/>
    </w:pPr>
  </w:style>
  <w:style w:type="paragraph" w:styleId="TOC3">
    <w:name w:val="toc 3"/>
    <w:basedOn w:val="Normal"/>
    <w:next w:val="Normal"/>
    <w:autoRedefine/>
    <w:uiPriority w:val="39"/>
    <w:unhideWhenUsed/>
    <w:rsid w:val="00A67A1D"/>
    <w:pPr>
      <w:ind w:left="480"/>
    </w:pPr>
  </w:style>
  <w:style w:type="paragraph" w:styleId="TOC4">
    <w:name w:val="toc 4"/>
    <w:basedOn w:val="Normal"/>
    <w:next w:val="Normal"/>
    <w:autoRedefine/>
    <w:uiPriority w:val="39"/>
    <w:unhideWhenUsed/>
    <w:rsid w:val="00A67A1D"/>
    <w:pPr>
      <w:ind w:left="720"/>
    </w:pPr>
  </w:style>
  <w:style w:type="paragraph" w:styleId="TOC5">
    <w:name w:val="toc 5"/>
    <w:basedOn w:val="Normal"/>
    <w:next w:val="Normal"/>
    <w:autoRedefine/>
    <w:uiPriority w:val="39"/>
    <w:unhideWhenUsed/>
    <w:rsid w:val="00A67A1D"/>
    <w:pPr>
      <w:ind w:left="960"/>
    </w:pPr>
  </w:style>
  <w:style w:type="paragraph" w:styleId="TOC6">
    <w:name w:val="toc 6"/>
    <w:basedOn w:val="Normal"/>
    <w:next w:val="Normal"/>
    <w:autoRedefine/>
    <w:uiPriority w:val="39"/>
    <w:unhideWhenUsed/>
    <w:rsid w:val="00A67A1D"/>
    <w:pPr>
      <w:ind w:left="1200"/>
    </w:pPr>
  </w:style>
  <w:style w:type="paragraph" w:styleId="TOC7">
    <w:name w:val="toc 7"/>
    <w:basedOn w:val="Normal"/>
    <w:next w:val="Normal"/>
    <w:autoRedefine/>
    <w:uiPriority w:val="39"/>
    <w:unhideWhenUsed/>
    <w:rsid w:val="00A67A1D"/>
    <w:pPr>
      <w:ind w:left="1440"/>
    </w:pPr>
  </w:style>
  <w:style w:type="paragraph" w:styleId="TOC8">
    <w:name w:val="toc 8"/>
    <w:basedOn w:val="Normal"/>
    <w:next w:val="Normal"/>
    <w:autoRedefine/>
    <w:uiPriority w:val="39"/>
    <w:unhideWhenUsed/>
    <w:rsid w:val="00A67A1D"/>
    <w:pPr>
      <w:ind w:left="1680"/>
    </w:pPr>
  </w:style>
  <w:style w:type="paragraph" w:styleId="TOC9">
    <w:name w:val="toc 9"/>
    <w:basedOn w:val="Normal"/>
    <w:next w:val="Normal"/>
    <w:autoRedefine/>
    <w:uiPriority w:val="39"/>
    <w:unhideWhenUsed/>
    <w:rsid w:val="00A67A1D"/>
    <w:pPr>
      <w:ind w:left="1920"/>
    </w:pPr>
  </w:style>
  <w:style w:type="character" w:customStyle="1" w:styleId="Heading1Char">
    <w:name w:val="Heading 1 Char"/>
    <w:basedOn w:val="DefaultParagraphFont"/>
    <w:link w:val="Heading1"/>
    <w:uiPriority w:val="9"/>
    <w:rsid w:val="00A624D1"/>
    <w:rPr>
      <w:rFonts w:ascii="Arial Narrow" w:eastAsiaTheme="majorEastAsia" w:hAnsi="Arial Narrow" w:cstheme="majorBidi"/>
      <w:b/>
      <w:bCs/>
      <w:sz w:val="32"/>
      <w:szCs w:val="32"/>
    </w:rPr>
  </w:style>
  <w:style w:type="paragraph" w:styleId="ListParagraph">
    <w:name w:val="List Paragraph"/>
    <w:basedOn w:val="Normal"/>
    <w:uiPriority w:val="34"/>
    <w:qFormat/>
    <w:rsid w:val="00EE48F1"/>
    <w:pPr>
      <w:ind w:left="720"/>
      <w:contextualSpacing/>
    </w:pPr>
  </w:style>
  <w:style w:type="paragraph" w:styleId="FootnoteText">
    <w:name w:val="footnote text"/>
    <w:basedOn w:val="Normal"/>
    <w:link w:val="FootnoteTextChar"/>
    <w:uiPriority w:val="99"/>
    <w:unhideWhenUsed/>
    <w:rsid w:val="00F3470B"/>
  </w:style>
  <w:style w:type="character" w:customStyle="1" w:styleId="FootnoteTextChar">
    <w:name w:val="Footnote Text Char"/>
    <w:basedOn w:val="DefaultParagraphFont"/>
    <w:link w:val="FootnoteText"/>
    <w:uiPriority w:val="99"/>
    <w:rsid w:val="00F3470B"/>
    <w:rPr>
      <w:rFonts w:ascii="Times New Roman" w:eastAsia="Times New Roman" w:hAnsi="Times New Roman" w:cs="Times New Roman"/>
    </w:rPr>
  </w:style>
  <w:style w:type="character" w:styleId="FootnoteReference">
    <w:name w:val="footnote reference"/>
    <w:basedOn w:val="DefaultParagraphFont"/>
    <w:uiPriority w:val="99"/>
    <w:unhideWhenUsed/>
    <w:rsid w:val="00F3470B"/>
    <w:rPr>
      <w:vertAlign w:val="superscript"/>
    </w:rPr>
  </w:style>
  <w:style w:type="table" w:styleId="TableGrid">
    <w:name w:val="Table Grid"/>
    <w:basedOn w:val="TableNormal"/>
    <w:uiPriority w:val="59"/>
    <w:rsid w:val="00F457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771D13"/>
    <w:rPr>
      <w:rFonts w:ascii="Arial Narrow" w:eastAsiaTheme="majorEastAsia" w:hAnsi="Arial Narrow" w:cstheme="majorBidi"/>
      <w:b/>
      <w:bCs/>
      <w:color w:val="000000" w:themeColor="text1"/>
      <w:sz w:val="26"/>
      <w:szCs w:val="26"/>
    </w:rPr>
  </w:style>
  <w:style w:type="character" w:styleId="PageNumber">
    <w:name w:val="page number"/>
    <w:basedOn w:val="DefaultParagraphFont"/>
    <w:uiPriority w:val="99"/>
    <w:semiHidden/>
    <w:unhideWhenUsed/>
    <w:rsid w:val="00693F78"/>
  </w:style>
  <w:style w:type="character" w:styleId="Hyperlink">
    <w:name w:val="Hyperlink"/>
    <w:basedOn w:val="DefaultParagraphFont"/>
    <w:uiPriority w:val="99"/>
    <w:unhideWhenUsed/>
    <w:rsid w:val="00E07E7D"/>
    <w:rPr>
      <w:color w:val="0000FF" w:themeColor="hyperlink"/>
      <w:u w:val="single"/>
    </w:rPr>
  </w:style>
  <w:style w:type="character" w:styleId="CommentReference">
    <w:name w:val="annotation reference"/>
    <w:basedOn w:val="DefaultParagraphFont"/>
    <w:uiPriority w:val="99"/>
    <w:semiHidden/>
    <w:unhideWhenUsed/>
    <w:rsid w:val="00196C90"/>
    <w:rPr>
      <w:sz w:val="18"/>
      <w:szCs w:val="18"/>
    </w:rPr>
  </w:style>
  <w:style w:type="paragraph" w:styleId="CommentText">
    <w:name w:val="annotation text"/>
    <w:basedOn w:val="Normal"/>
    <w:link w:val="CommentTextChar"/>
    <w:uiPriority w:val="99"/>
    <w:semiHidden/>
    <w:unhideWhenUsed/>
    <w:rsid w:val="00196C90"/>
  </w:style>
  <w:style w:type="character" w:customStyle="1" w:styleId="CommentTextChar">
    <w:name w:val="Comment Text Char"/>
    <w:basedOn w:val="DefaultParagraphFont"/>
    <w:link w:val="CommentText"/>
    <w:uiPriority w:val="99"/>
    <w:semiHidden/>
    <w:rsid w:val="00196C90"/>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96C90"/>
    <w:rPr>
      <w:b/>
      <w:bCs/>
      <w:sz w:val="20"/>
      <w:szCs w:val="20"/>
    </w:rPr>
  </w:style>
  <w:style w:type="character" w:customStyle="1" w:styleId="CommentSubjectChar">
    <w:name w:val="Comment Subject Char"/>
    <w:basedOn w:val="CommentTextChar"/>
    <w:link w:val="CommentSubject"/>
    <w:uiPriority w:val="99"/>
    <w:semiHidden/>
    <w:rsid w:val="00196C9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4.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comments" Target="comments.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16</Pages>
  <Words>1324</Words>
  <Characters>7550</Characters>
  <Application>Microsoft Macintosh Word</Application>
  <DocSecurity>0</DocSecurity>
  <Lines>62</Lines>
  <Paragraphs>17</Paragraphs>
  <ScaleCrop>false</ScaleCrop>
  <Company/>
  <LinksUpToDate>false</LinksUpToDate>
  <CharactersWithSpaces>8857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K</dc:creator>
  <cp:keywords/>
  <dc:description/>
  <cp:lastModifiedBy>Peter K</cp:lastModifiedBy>
  <cp:revision>29</cp:revision>
  <cp:lastPrinted>2012-11-07T19:03:00Z</cp:lastPrinted>
  <dcterms:created xsi:type="dcterms:W3CDTF">2012-11-07T19:02:00Z</dcterms:created>
  <dcterms:modified xsi:type="dcterms:W3CDTF">2012-11-20T05:31:00Z</dcterms:modified>
</cp:coreProperties>
</file>